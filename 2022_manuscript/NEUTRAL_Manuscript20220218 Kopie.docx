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CC9AD" w14:textId="77777777" w:rsidR="00E44CE1" w:rsidRPr="00B10303" w:rsidRDefault="00B10303">
      <w:r w:rsidRPr="00B10303">
        <w:t>Double Dissociation implicit vs explicit memory and nicotine and methylphenidate</w:t>
      </w:r>
    </w:p>
    <w:p w14:paraId="40B1CD69" w14:textId="77777777" w:rsidR="00B10303" w:rsidRPr="00B10303" w:rsidRDefault="00B10303">
      <w:pPr>
        <w:spacing w:after="160" w:line="259" w:lineRule="auto"/>
        <w:contextualSpacing w:val="0"/>
      </w:pPr>
      <w:r w:rsidRPr="00B10303">
        <w:br w:type="page"/>
      </w:r>
    </w:p>
    <w:p w14:paraId="222770C2" w14:textId="584C83C0" w:rsidR="00AB0DDD" w:rsidRDefault="00AB0DDD" w:rsidP="0091697C">
      <w:pPr>
        <w:pStyle w:val="berschrift1"/>
        <w:rPr>
          <w:ins w:id="0" w:author="praktikum" w:date="2022-04-06T10:04:00Z"/>
          <w:lang w:val="en-US"/>
        </w:rPr>
      </w:pPr>
      <w:ins w:id="1" w:author="praktikum" w:date="2022-04-06T10:04:00Z">
        <w:r>
          <w:rPr>
            <w:lang w:val="en-US"/>
          </w:rPr>
          <w:lastRenderedPageBreak/>
          <w:t>Introduction</w:t>
        </w:r>
      </w:ins>
    </w:p>
    <w:p w14:paraId="0B94A67A" w14:textId="59233405" w:rsidR="00AB0DDD" w:rsidRPr="00B013CD" w:rsidRDefault="00AB0DDD">
      <w:pPr>
        <w:pStyle w:val="Listenabsatz"/>
        <w:numPr>
          <w:ilvl w:val="0"/>
          <w:numId w:val="6"/>
        </w:numPr>
        <w:rPr>
          <w:ins w:id="2" w:author="praktikum" w:date="2022-04-06T10:07:00Z"/>
          <w:lang w:val="en-US"/>
        </w:rPr>
        <w:pPrChange w:id="3" w:author="praktikum" w:date="2022-04-06T10:07:00Z">
          <w:pPr>
            <w:pStyle w:val="Listenabsatz"/>
            <w:numPr>
              <w:ilvl w:val="1"/>
              <w:numId w:val="6"/>
            </w:numPr>
            <w:ind w:left="1440" w:hanging="360"/>
          </w:pPr>
        </w:pPrChange>
      </w:pPr>
      <w:ins w:id="4" w:author="praktikum" w:date="2022-04-06T10:05:00Z">
        <w:r>
          <w:rPr>
            <w:lang w:val="en-US"/>
          </w:rPr>
          <w:t>What is procedural learning? What is associative learning?</w:t>
        </w:r>
      </w:ins>
    </w:p>
    <w:p w14:paraId="5AA874C6" w14:textId="468C2764" w:rsidR="00AB0DDD" w:rsidRPr="00B013CD" w:rsidRDefault="00AB0DDD" w:rsidP="00B013CD">
      <w:pPr>
        <w:pStyle w:val="Listenabsatz"/>
        <w:numPr>
          <w:ilvl w:val="0"/>
          <w:numId w:val="6"/>
        </w:numPr>
        <w:rPr>
          <w:ins w:id="5" w:author="praktikum" w:date="2022-04-06T10:05:00Z"/>
          <w:lang w:val="en-US"/>
        </w:rPr>
      </w:pPr>
      <w:ins w:id="6" w:author="praktikum" w:date="2022-04-06T10:07:00Z">
        <w:r w:rsidRPr="005B4450">
          <w:rPr>
            <w:lang w:val="en-US"/>
          </w:rPr>
          <w:t xml:space="preserve">Effects of MPH and nicotine, specifically on PL, AL </w:t>
        </w:r>
      </w:ins>
    </w:p>
    <w:p w14:paraId="6712A155" w14:textId="361D52C1" w:rsidR="00AB0DDD" w:rsidRDefault="00AB0DDD" w:rsidP="00AB0DDD">
      <w:pPr>
        <w:pStyle w:val="Listenabsatz"/>
        <w:numPr>
          <w:ilvl w:val="0"/>
          <w:numId w:val="6"/>
        </w:numPr>
        <w:rPr>
          <w:ins w:id="7" w:author="praktikum" w:date="2022-04-06T14:47:00Z"/>
          <w:lang w:val="en-US"/>
        </w:rPr>
      </w:pPr>
      <w:ins w:id="8" w:author="praktikum" w:date="2022-04-06T10:06:00Z">
        <w:r>
          <w:rPr>
            <w:lang w:val="en-US"/>
          </w:rPr>
          <w:t>What has been done so far?</w:t>
        </w:r>
      </w:ins>
    </w:p>
    <w:p w14:paraId="1DFC98DF" w14:textId="14A8B9DA" w:rsidR="00E3142A" w:rsidRDefault="00E3142A" w:rsidP="00E3142A">
      <w:pPr>
        <w:pStyle w:val="Listenabsatz"/>
        <w:numPr>
          <w:ilvl w:val="1"/>
          <w:numId w:val="6"/>
        </w:numPr>
        <w:rPr>
          <w:ins w:id="9" w:author="praktikum" w:date="2022-04-06T14:47:00Z"/>
          <w:lang w:val="en-US"/>
        </w:rPr>
      </w:pPr>
      <w:ins w:id="10" w:author="praktikum" w:date="2022-04-06T14:47:00Z">
        <w:r>
          <w:rPr>
            <w:lang w:val="en-US"/>
          </w:rPr>
          <w:t>Direct comparison MPH, NIC</w:t>
        </w:r>
      </w:ins>
    </w:p>
    <w:p w14:paraId="27EE9D6A" w14:textId="48F23013" w:rsidR="00E3142A" w:rsidRDefault="00E3142A" w:rsidP="00E3142A">
      <w:pPr>
        <w:pStyle w:val="Listenabsatz"/>
        <w:numPr>
          <w:ilvl w:val="2"/>
          <w:numId w:val="6"/>
        </w:numPr>
        <w:rPr>
          <w:ins w:id="11" w:author="praktikum" w:date="2022-04-06T14:48:00Z"/>
          <w:lang w:val="en-US"/>
        </w:rPr>
      </w:pPr>
      <w:proofErr w:type="spellStart"/>
      <w:ins w:id="12" w:author="praktikum" w:date="2022-04-06T14:47:00Z">
        <w:r>
          <w:rPr>
            <w:lang w:val="en-US"/>
          </w:rPr>
          <w:t>Kaspa</w:t>
        </w:r>
      </w:ins>
      <w:ins w:id="13" w:author="praktikum" w:date="2022-04-06T14:48:00Z">
        <w:r>
          <w:rPr>
            <w:lang w:val="en-US"/>
          </w:rPr>
          <w:t>rbauer</w:t>
        </w:r>
        <w:proofErr w:type="spellEnd"/>
        <w:r>
          <w:rPr>
            <w:lang w:val="en-US"/>
          </w:rPr>
          <w:t xml:space="preserve"> 2016</w:t>
        </w:r>
      </w:ins>
    </w:p>
    <w:p w14:paraId="0E2B1303" w14:textId="736DA99D" w:rsidR="00E3142A" w:rsidRDefault="00E3142A">
      <w:pPr>
        <w:pStyle w:val="Listenabsatz"/>
        <w:numPr>
          <w:ilvl w:val="2"/>
          <w:numId w:val="6"/>
        </w:numPr>
        <w:rPr>
          <w:ins w:id="14" w:author="praktikum" w:date="2022-04-06T10:06:00Z"/>
          <w:lang w:val="en-US"/>
        </w:rPr>
        <w:pPrChange w:id="15" w:author="praktikum" w:date="2022-04-06T14:47:00Z">
          <w:pPr>
            <w:pStyle w:val="Listenabsatz"/>
            <w:numPr>
              <w:numId w:val="6"/>
            </w:numPr>
            <w:ind w:hanging="360"/>
          </w:pPr>
        </w:pPrChange>
      </w:pPr>
      <w:ins w:id="16" w:author="praktikum" w:date="2022-04-06T14:48:00Z">
        <w:r>
          <w:rPr>
            <w:lang w:val="en-US"/>
          </w:rPr>
          <w:t>Animal studies</w:t>
        </w:r>
      </w:ins>
    </w:p>
    <w:p w14:paraId="0A67529E" w14:textId="557F118B" w:rsidR="00AB0DDD" w:rsidRDefault="00AB0DDD" w:rsidP="00AB0DDD">
      <w:pPr>
        <w:pStyle w:val="Listenabsatz"/>
        <w:numPr>
          <w:ilvl w:val="1"/>
          <w:numId w:val="6"/>
        </w:numPr>
        <w:rPr>
          <w:ins w:id="17" w:author="praktikum" w:date="2022-04-06T10:07:00Z"/>
          <w:lang w:val="en-US"/>
        </w:rPr>
      </w:pPr>
      <w:ins w:id="18" w:author="praktikum" w:date="2022-04-06T10:06:00Z">
        <w:r>
          <w:rPr>
            <w:lang w:val="en-US"/>
          </w:rPr>
          <w:t>Enhancement of learning with drugs</w:t>
        </w:r>
      </w:ins>
      <w:ins w:id="19" w:author="praktikum" w:date="2022-04-06T10:05:00Z">
        <w:r w:rsidRPr="00B013CD">
          <w:rPr>
            <w:lang w:val="en-US"/>
          </w:rPr>
          <w:t xml:space="preserve"> </w:t>
        </w:r>
      </w:ins>
    </w:p>
    <w:p w14:paraId="06D0E514" w14:textId="712A0A51" w:rsidR="00AB0DDD" w:rsidRDefault="00AB0DDD">
      <w:pPr>
        <w:pStyle w:val="Listenabsatz"/>
        <w:numPr>
          <w:ilvl w:val="2"/>
          <w:numId w:val="6"/>
        </w:numPr>
        <w:rPr>
          <w:ins w:id="20" w:author="praktikum" w:date="2022-04-06T10:07:00Z"/>
          <w:lang w:val="en-US"/>
        </w:rPr>
        <w:pPrChange w:id="21" w:author="praktikum" w:date="2022-04-06T10:07:00Z">
          <w:pPr>
            <w:pStyle w:val="Listenabsatz"/>
            <w:numPr>
              <w:ilvl w:val="1"/>
              <w:numId w:val="6"/>
            </w:numPr>
            <w:ind w:left="1440" w:hanging="360"/>
          </w:pPr>
        </w:pPrChange>
      </w:pPr>
      <w:ins w:id="22" w:author="praktikum" w:date="2022-04-06T10:07:00Z">
        <w:r>
          <w:rPr>
            <w:lang w:val="en-US"/>
          </w:rPr>
          <w:t>Also briefly animal findings</w:t>
        </w:r>
      </w:ins>
    </w:p>
    <w:p w14:paraId="3BE82FC7" w14:textId="1718D575" w:rsidR="00AB0DDD" w:rsidRDefault="00AB0DDD" w:rsidP="00AB0DDD">
      <w:pPr>
        <w:pStyle w:val="Listenabsatz"/>
        <w:numPr>
          <w:ilvl w:val="1"/>
          <w:numId w:val="6"/>
        </w:numPr>
        <w:rPr>
          <w:ins w:id="23" w:author="praktikum" w:date="2022-04-06T10:07:00Z"/>
          <w:lang w:val="en-US"/>
        </w:rPr>
      </w:pPr>
      <w:ins w:id="24" w:author="praktikum" w:date="2022-04-06T10:07:00Z">
        <w:r>
          <w:rPr>
            <w:lang w:val="en-US"/>
          </w:rPr>
          <w:t>fMRI studies on PL, AL</w:t>
        </w:r>
      </w:ins>
    </w:p>
    <w:p w14:paraId="2EC1A260" w14:textId="2BC4B3B6" w:rsidR="00AB0DDD" w:rsidRDefault="00AB0DDD" w:rsidP="00AB0DDD">
      <w:pPr>
        <w:pStyle w:val="Listenabsatz"/>
        <w:numPr>
          <w:ilvl w:val="0"/>
          <w:numId w:val="6"/>
        </w:numPr>
        <w:rPr>
          <w:ins w:id="25" w:author="praktikum" w:date="2022-04-06T10:08:00Z"/>
          <w:lang w:val="en-US"/>
        </w:rPr>
      </w:pPr>
      <w:ins w:id="26" w:author="praktikum" w:date="2022-04-06T10:07:00Z">
        <w:r>
          <w:rPr>
            <w:lang w:val="en-US"/>
          </w:rPr>
          <w:t>why it is important to invest</w:t>
        </w:r>
      </w:ins>
      <w:ins w:id="27" w:author="praktikum" w:date="2022-04-06T10:08:00Z">
        <w:r>
          <w:rPr>
            <w:lang w:val="en-US"/>
          </w:rPr>
          <w:t>igate effects of drugs on learning</w:t>
        </w:r>
      </w:ins>
    </w:p>
    <w:p w14:paraId="342F24A2" w14:textId="1BA9CDB2" w:rsidR="00AB0DDD" w:rsidRDefault="00AB0DDD" w:rsidP="00AB0DDD">
      <w:pPr>
        <w:pStyle w:val="Listenabsatz"/>
        <w:numPr>
          <w:ilvl w:val="1"/>
          <w:numId w:val="6"/>
        </w:numPr>
        <w:rPr>
          <w:ins w:id="28" w:author="praktikum" w:date="2022-04-06T10:08:00Z"/>
          <w:lang w:val="en-US"/>
        </w:rPr>
      </w:pPr>
      <w:ins w:id="29" w:author="praktikum" w:date="2022-04-06T10:08:00Z">
        <w:r>
          <w:rPr>
            <w:lang w:val="en-US"/>
          </w:rPr>
          <w:t>performance changes</w:t>
        </w:r>
      </w:ins>
    </w:p>
    <w:p w14:paraId="5C44E5BA" w14:textId="70E9F444" w:rsidR="00AB0DDD" w:rsidRDefault="00AB0DDD" w:rsidP="00AB0DDD">
      <w:pPr>
        <w:pStyle w:val="Listenabsatz"/>
        <w:numPr>
          <w:ilvl w:val="1"/>
          <w:numId w:val="6"/>
        </w:numPr>
        <w:rPr>
          <w:ins w:id="30" w:author="praktikum" w:date="2022-04-06T10:08:00Z"/>
          <w:lang w:val="en-US"/>
        </w:rPr>
      </w:pPr>
      <w:ins w:id="31" w:author="praktikum" w:date="2022-04-06T10:08:00Z">
        <w:r>
          <w:rPr>
            <w:lang w:val="en-US"/>
          </w:rPr>
          <w:t>brain changes</w:t>
        </w:r>
      </w:ins>
    </w:p>
    <w:p w14:paraId="31D4201D" w14:textId="55CA302C" w:rsidR="00AB0DDD" w:rsidRPr="00B013CD" w:rsidRDefault="00AB0DDD">
      <w:pPr>
        <w:pStyle w:val="Listenabsatz"/>
        <w:numPr>
          <w:ilvl w:val="1"/>
          <w:numId w:val="6"/>
        </w:numPr>
        <w:rPr>
          <w:ins w:id="32" w:author="praktikum" w:date="2022-04-06T10:05:00Z"/>
          <w:lang w:val="en-US"/>
        </w:rPr>
        <w:pPrChange w:id="33" w:author="praktikum" w:date="2022-04-06T10:08:00Z">
          <w:pPr>
            <w:pStyle w:val="Listenabsatz"/>
            <w:numPr>
              <w:numId w:val="6"/>
            </w:numPr>
            <w:ind w:hanging="360"/>
          </w:pPr>
        </w:pPrChange>
      </w:pPr>
      <w:ins w:id="34" w:author="praktikum" w:date="2022-04-06T10:08:00Z">
        <w:r>
          <w:rPr>
            <w:lang w:val="en-US"/>
          </w:rPr>
          <w:t>clinical usage</w:t>
        </w:r>
      </w:ins>
    </w:p>
    <w:p w14:paraId="405F4B13" w14:textId="48A6E3C5" w:rsidR="00AB0DDD" w:rsidRDefault="00AB0DDD" w:rsidP="00AB0DDD">
      <w:pPr>
        <w:pStyle w:val="Listenabsatz"/>
        <w:numPr>
          <w:ilvl w:val="0"/>
          <w:numId w:val="6"/>
        </w:numPr>
        <w:rPr>
          <w:ins w:id="35" w:author="praktikum" w:date="2022-04-06T10:09:00Z"/>
          <w:lang w:val="en-US"/>
        </w:rPr>
      </w:pPr>
      <w:ins w:id="36" w:author="praktikum" w:date="2022-04-06T10:05:00Z">
        <w:r>
          <w:rPr>
            <w:lang w:val="en-US"/>
          </w:rPr>
          <w:t>Hypotheses</w:t>
        </w:r>
        <w:r>
          <w:rPr>
            <w:lang w:val="en-US"/>
          </w:rPr>
          <w:tab/>
        </w:r>
      </w:ins>
    </w:p>
    <w:p w14:paraId="457CE9F6" w14:textId="480ED8B3" w:rsidR="00AB0DDD" w:rsidRDefault="00AB0DDD" w:rsidP="00AB0DDD">
      <w:pPr>
        <w:pStyle w:val="Listenabsatz"/>
        <w:numPr>
          <w:ilvl w:val="1"/>
          <w:numId w:val="6"/>
        </w:numPr>
        <w:rPr>
          <w:ins w:id="37" w:author="praktikum" w:date="2022-04-06T10:09:00Z"/>
          <w:lang w:val="en-US"/>
        </w:rPr>
      </w:pPr>
      <w:ins w:id="38" w:author="praktikum" w:date="2022-04-06T10:09:00Z">
        <w:r>
          <w:rPr>
            <w:lang w:val="en-US"/>
          </w:rPr>
          <w:t>How will MPH affect</w:t>
        </w:r>
      </w:ins>
    </w:p>
    <w:p w14:paraId="7C9C2AA2" w14:textId="3186EDF1" w:rsidR="00AB0DDD" w:rsidRPr="00B013CD" w:rsidRDefault="00AB0DDD">
      <w:pPr>
        <w:pStyle w:val="Listenabsatz"/>
        <w:numPr>
          <w:ilvl w:val="1"/>
          <w:numId w:val="6"/>
        </w:numPr>
        <w:rPr>
          <w:ins w:id="39" w:author="praktikum" w:date="2022-04-06T10:04:00Z"/>
          <w:lang w:val="en-US"/>
        </w:rPr>
        <w:pPrChange w:id="40" w:author="praktikum" w:date="2022-04-06T10:09:00Z">
          <w:pPr>
            <w:pStyle w:val="berschrift1"/>
          </w:pPr>
        </w:pPrChange>
      </w:pPr>
      <w:ins w:id="41" w:author="praktikum" w:date="2022-04-06T10:09:00Z">
        <w:r>
          <w:rPr>
            <w:lang w:val="en-US"/>
          </w:rPr>
          <w:t>How will NIC affect</w:t>
        </w:r>
      </w:ins>
    </w:p>
    <w:p w14:paraId="00220DA4" w14:textId="231CC7BD" w:rsidR="00B10303" w:rsidRPr="00F53CDF" w:rsidRDefault="00B10303" w:rsidP="0091697C">
      <w:pPr>
        <w:pStyle w:val="berschrift1"/>
        <w:rPr>
          <w:lang w:val="en-US"/>
        </w:rPr>
      </w:pPr>
      <w:r w:rsidRPr="00F53CDF">
        <w:rPr>
          <w:lang w:val="en-US"/>
        </w:rPr>
        <w:t>Methods and Materials</w:t>
      </w:r>
    </w:p>
    <w:p w14:paraId="3571ED8C" w14:textId="68BD054A" w:rsidR="00B10303" w:rsidRPr="00B10303" w:rsidRDefault="00B10303" w:rsidP="0091697C">
      <w:pPr>
        <w:pStyle w:val="berschrift2"/>
      </w:pPr>
      <w:r w:rsidRPr="00B10303">
        <w:t>Subjects</w:t>
      </w:r>
    </w:p>
    <w:p w14:paraId="6EB2EAB3" w14:textId="6FAFF862" w:rsidR="00B10303" w:rsidRPr="00B10303" w:rsidRDefault="00B10303" w:rsidP="00B10303">
      <w:r w:rsidRPr="00B10303">
        <w:t xml:space="preserve">The study was approved by the ethics committee of the Department of Psychology at the University of Bonn. Subjects were recruited via advertisements posted on university boards and screened via telephone interview for a first set of inclusion and exclusion criteria. Inclusion criteria were healthy right-handed male non-smokers, free of current physical illness as well as no history of psychiatric disorders. Exclusion criteria were eye-sight or eye movement deficits, lifetime consumption of more than seven cigarettes in their life time, any current prescription or over-the-counter medication, any personal history of head injuries with loss of consciousness, any current Axis I diagnosis and any current or history of psychotic disorders (as assessed with the MINI International Neuropsychiatric Interview; </w:t>
      </w:r>
      <w:proofErr w:type="spellStart"/>
      <w:r w:rsidRPr="00B10303">
        <w:t>Ackenheil</w:t>
      </w:r>
      <w:proofErr w:type="spellEnd"/>
      <w:r w:rsidRPr="00B10303">
        <w:t xml:space="preserve"> et al, 1999), claustrophobia, bodily shrapnel or other metals, pacemakers and implanted prosthesis. After telephone screening potential candidates attended a medical examination at the University Hospital Bonn. The medical examination served to detect further exclusion criteria, such as poor physical health, signs of neurological impairments, and confirmed other exclusion criteria such as any current medication. Only after the physician’s approval, </w:t>
      </w:r>
      <w:r w:rsidRPr="00B10303">
        <w:lastRenderedPageBreak/>
        <w:t xml:space="preserve">subjects were invited to take part in the imaging procedure. All subjects provided written, informed consent and were compensated for their time and travel. </w:t>
      </w:r>
    </w:p>
    <w:p w14:paraId="60E2D142" w14:textId="77777777" w:rsidR="00B10303" w:rsidRPr="00B10303" w:rsidRDefault="00B10303" w:rsidP="00B10303"/>
    <w:p w14:paraId="7882B11B" w14:textId="3680D966" w:rsidR="00B10303" w:rsidRPr="00B10303" w:rsidRDefault="00B10303" w:rsidP="0091697C">
      <w:pPr>
        <w:pStyle w:val="berschrift2"/>
      </w:pPr>
      <w:r w:rsidRPr="00B10303">
        <w:t>Design and Procedure</w:t>
      </w:r>
    </w:p>
    <w:p w14:paraId="48D15ABC" w14:textId="77777777" w:rsidR="00B10303" w:rsidRPr="00B10303" w:rsidRDefault="00B10303" w:rsidP="00B10303">
      <w:r w:rsidRPr="00B10303">
        <w:t>A between-subjects, placebo-controlled, double-blind design was applied. Subjects were randomly assigned to one of three treatment groups: 40mg methylphenidate, 7mg nicotine, or placebo.</w:t>
      </w:r>
    </w:p>
    <w:p w14:paraId="2292B6F0" w14:textId="77777777" w:rsidR="00B10303" w:rsidRPr="00B10303" w:rsidRDefault="00B10303" w:rsidP="00B10303">
      <w:r w:rsidRPr="00B10303">
        <w:t xml:space="preserve">The administered dosage of 40mg oral methylphenidate has previously been shown to affect BOLD during different cognitive tasks (Costa et al., 2013; Farr et al., 2014; Pauls et al., 2012; </w:t>
      </w:r>
      <w:proofErr w:type="spellStart"/>
      <w:r w:rsidRPr="00B10303">
        <w:t>Ramaekers</w:t>
      </w:r>
      <w:proofErr w:type="spellEnd"/>
      <w:r w:rsidRPr="00B10303">
        <w:t xml:space="preserve"> et al., 2013; </w:t>
      </w:r>
      <w:proofErr w:type="spellStart"/>
      <w:r w:rsidRPr="00B10303">
        <w:t>Sripada</w:t>
      </w:r>
      <w:proofErr w:type="spellEnd"/>
      <w:r w:rsidRPr="00B10303">
        <w:t xml:space="preserve"> et al., 2013). The dose is comparable to a therapeutic daily dosage for an adult with ADHD and is expected to block approximately 72% of dopamine transporters (Volkow et al., 1998). Previous studies have shown that oral dosage of methylphenidate achieves peak plasma level after about 60 minutes (Swanson and Volkow, 2002; Volkow, 1995; Volkow et al., 2001), therefore subjects were scanned one hour after capsule administration. The identical looking placebo capsule contained lactose. </w:t>
      </w:r>
    </w:p>
    <w:p w14:paraId="7180EA74" w14:textId="77777777" w:rsidR="00B10303" w:rsidRPr="00B10303" w:rsidRDefault="00B10303" w:rsidP="00B10303">
      <w:r w:rsidRPr="00B10303">
        <w:t>A 7mg transdermal nicotine patch (</w:t>
      </w:r>
      <w:proofErr w:type="spellStart"/>
      <w:r w:rsidRPr="00B10303">
        <w:t>NiQuitin</w:t>
      </w:r>
      <w:proofErr w:type="spellEnd"/>
      <w:r w:rsidRPr="00B10303">
        <w:t xml:space="preserve"> Clear 7mg, GlaxoSmithKline, Germany) was applied to the upper back by a research assistant who was not involved in the scanning procedure. This method has led to reliable effects on eye movements in previous studies (</w:t>
      </w:r>
      <w:proofErr w:type="spellStart"/>
      <w:r w:rsidRPr="00B10303">
        <w:t>Petrovsky</w:t>
      </w:r>
      <w:proofErr w:type="spellEnd"/>
      <w:r w:rsidRPr="00B10303">
        <w:t xml:space="preserve"> et al., 2012; </w:t>
      </w:r>
      <w:proofErr w:type="spellStart"/>
      <w:r w:rsidRPr="00B10303">
        <w:t>Schmechtig</w:t>
      </w:r>
      <w:proofErr w:type="spellEnd"/>
      <w:r w:rsidRPr="00B10303">
        <w:t xml:space="preserve"> et al., 2013), with nicotine reaching peak plasma level three hours after application (a nicotine plateau level is achieved after 2 to 4 h after application according to the Summary of Product Characteristics of </w:t>
      </w:r>
      <w:proofErr w:type="spellStart"/>
      <w:r w:rsidRPr="00B10303">
        <w:t>NiQuitin</w:t>
      </w:r>
      <w:proofErr w:type="spellEnd"/>
      <w:r w:rsidRPr="00B10303">
        <w:t xml:space="preserve"> Clear). The placebo patch contained capsaicin to elicit itchiness similar to the nicotine patch (</w:t>
      </w:r>
      <w:proofErr w:type="spellStart"/>
      <w:r w:rsidRPr="00B10303">
        <w:t>Rheumaplast</w:t>
      </w:r>
      <w:proofErr w:type="spellEnd"/>
      <w:r w:rsidRPr="00B10303">
        <w:t xml:space="preserve">, 4.8mg, </w:t>
      </w:r>
      <w:proofErr w:type="spellStart"/>
      <w:r w:rsidRPr="00B10303">
        <w:t>Hansaplast</w:t>
      </w:r>
      <w:proofErr w:type="spellEnd"/>
      <w:r w:rsidRPr="00B10303">
        <w:t xml:space="preserve">, Germany). Placebo patches were cut to the approximate size of the nicotine patches (3x2cm). </w:t>
      </w:r>
    </w:p>
    <w:p w14:paraId="79AF591A" w14:textId="43192925" w:rsidR="00B10303" w:rsidRDefault="00B10303" w:rsidP="00B10303">
      <w:r w:rsidRPr="00B10303">
        <w:t>Subjects were asked to abstain from alcohol the day before the scanning appointment and to arrive at the facilities well rested. On the day of assessment, subjects were administered the Edinburgh Handedness Inventory (Oldfield, 1971) and a measure of verbal intelligence (</w:t>
      </w:r>
      <w:proofErr w:type="spellStart"/>
      <w:r w:rsidRPr="00B10303">
        <w:t>Mehrfachwahl-Wortschatz-Intelligenztest</w:t>
      </w:r>
      <w:proofErr w:type="spellEnd"/>
      <w:r w:rsidRPr="00B10303">
        <w:t xml:space="preserve">, Version B, MWT-B; </w:t>
      </w:r>
      <w:proofErr w:type="spellStart"/>
      <w:r w:rsidRPr="00B10303">
        <w:t>Lehrl</w:t>
      </w:r>
      <w:proofErr w:type="spellEnd"/>
      <w:r w:rsidRPr="00B10303">
        <w:t xml:space="preserve">, 1995; maximum score: 37). Each subject received a patch and two hours later a capsule. They were administered (a) a nicotine patch and a placebo capsule, (b) a placebo patch and a methylphenidate capsule or (c) a placebo patch and a placebo capsule. One hour after capsule administration, the imaging procedure started. During the waiting period, subjects remained at in the MRI facilities and stayed abstinent from food and beverages except water. </w:t>
      </w:r>
      <w:r w:rsidR="0045197F" w:rsidRPr="0045197F">
        <w:t xml:space="preserve">Additionally, subjective mental state was assessed with visual analogue rating scales (Bond &amp; </w:t>
      </w:r>
      <w:proofErr w:type="spellStart"/>
      <w:r w:rsidR="0045197F" w:rsidRPr="0045197F">
        <w:t>Lader</w:t>
      </w:r>
      <w:proofErr w:type="spellEnd"/>
      <w:r w:rsidR="0045197F" w:rsidRPr="0045197F">
        <w:t xml:space="preserve"> 1974) </w:t>
      </w:r>
      <w:r w:rsidR="0045197F" w:rsidRPr="0045197F">
        <w:lastRenderedPageBreak/>
        <w:t>immediately b</w:t>
      </w:r>
      <w:r w:rsidR="0045197F">
        <w:t>efore patch administration (T1) and</w:t>
      </w:r>
      <w:r w:rsidR="0045197F" w:rsidRPr="0045197F">
        <w:t xml:space="preserve"> before scanning (T2). From these scales three subjective measures for each participant and time point were obtained: alertness, contentedness and calmness (Bond &amp; </w:t>
      </w:r>
      <w:proofErr w:type="spellStart"/>
      <w:r w:rsidR="0045197F" w:rsidRPr="0045197F">
        <w:t>Lader</w:t>
      </w:r>
      <w:proofErr w:type="spellEnd"/>
      <w:r w:rsidR="0045197F" w:rsidRPr="0045197F">
        <w:t xml:space="preserve"> 1974), where higher scores indicated less alert, contented and calm.</w:t>
      </w:r>
    </w:p>
    <w:p w14:paraId="56FA291D" w14:textId="609C6C46" w:rsidR="0062746A" w:rsidRPr="003B1B46" w:rsidRDefault="00E5609E" w:rsidP="0091697C">
      <w:pPr>
        <w:pStyle w:val="berschrift1"/>
        <w:rPr>
          <w:lang w:val="en-US"/>
        </w:rPr>
      </w:pPr>
      <w:proofErr w:type="spellStart"/>
      <w:r w:rsidRPr="003B1B46">
        <w:rPr>
          <w:lang w:val="en-US"/>
        </w:rPr>
        <w:t>Behavioural</w:t>
      </w:r>
      <w:proofErr w:type="spellEnd"/>
      <w:r w:rsidRPr="003B1B46">
        <w:rPr>
          <w:lang w:val="en-US"/>
        </w:rPr>
        <w:t xml:space="preserve"> Tasks</w:t>
      </w:r>
      <w:r w:rsidR="003628D3" w:rsidRPr="003B1B46">
        <w:rPr>
          <w:lang w:val="en-US"/>
        </w:rPr>
        <w:t xml:space="preserve"> and Analysis</w:t>
      </w:r>
    </w:p>
    <w:p w14:paraId="56082250" w14:textId="6BF29CDB" w:rsidR="00B10303" w:rsidRPr="00B10303" w:rsidRDefault="00B10303" w:rsidP="00B013CD">
      <w:pPr>
        <w:pStyle w:val="berschrift3"/>
      </w:pPr>
      <w:r w:rsidRPr="00B10303">
        <w:t xml:space="preserve">Stimulus Presentation </w:t>
      </w:r>
    </w:p>
    <w:p w14:paraId="79CDD187" w14:textId="75864EE8" w:rsidR="00E5609E" w:rsidDel="00AB0DDD" w:rsidRDefault="00E5609E" w:rsidP="0062746A">
      <w:pPr>
        <w:rPr>
          <w:del w:id="42" w:author="praktikum" w:date="2022-04-06T10:10:00Z"/>
        </w:rPr>
      </w:pPr>
    </w:p>
    <w:p w14:paraId="11193CAB" w14:textId="04F66588" w:rsidR="00B10303" w:rsidRDefault="00E5609E" w:rsidP="0062746A">
      <w:r>
        <w:t>Both paradigms were presented on a</w:t>
      </w:r>
      <w:r w:rsidR="00B10303" w:rsidRPr="00B10303">
        <w:t xml:space="preserve"> 32-inch MRI compatible TFT LCD monitor (</w:t>
      </w:r>
      <w:proofErr w:type="spellStart"/>
      <w:r w:rsidR="00B10303" w:rsidRPr="00B10303">
        <w:t>NordicNeuroLab</w:t>
      </w:r>
      <w:proofErr w:type="spellEnd"/>
      <w:r w:rsidR="00B10303" w:rsidRPr="00B10303">
        <w:t xml:space="preserve">, Bergen, Norway; resolution: 1024x768 pixel, refresh rate: 120Hz) standing at the rear end of the magnet bore via a first-surface reflection mirror mounted on the head coil. The distance from the eye to the monitor was approximately 172cm. </w:t>
      </w:r>
      <w:r>
        <w:t xml:space="preserve">The order of tasks was counterbalanced within treatment groups. </w:t>
      </w:r>
    </w:p>
    <w:p w14:paraId="4577F095" w14:textId="77777777" w:rsidR="004F1939" w:rsidRPr="00B10303" w:rsidRDefault="004F1939" w:rsidP="0062746A"/>
    <w:p w14:paraId="5CEAB452" w14:textId="77777777" w:rsidR="00DB0A2A" w:rsidRDefault="00DB0A2A" w:rsidP="00DB0A2A">
      <w:pPr>
        <w:pStyle w:val="berschrift3"/>
        <w:rPr>
          <w:ins w:id="43" w:author="praktikum" w:date="2022-04-12T15:39:00Z"/>
        </w:rPr>
      </w:pPr>
      <w:commentRangeStart w:id="44"/>
      <w:ins w:id="45" w:author="praktikum" w:date="2022-04-12T15:39:00Z">
        <w:r>
          <w:t>Procedural Motor Learning Task</w:t>
        </w:r>
        <w:commentRangeEnd w:id="44"/>
        <w:r>
          <w:rPr>
            <w:rStyle w:val="Kommentarzeichen"/>
            <w:rFonts w:eastAsiaTheme="minorHAnsi"/>
          </w:rPr>
          <w:commentReference w:id="44"/>
        </w:r>
      </w:ins>
    </w:p>
    <w:p w14:paraId="3314A7B3" w14:textId="77777777" w:rsidR="00DB0A2A" w:rsidRDefault="00DB0A2A" w:rsidP="00DB0A2A">
      <w:pPr>
        <w:rPr>
          <w:ins w:id="46" w:author="praktikum" w:date="2022-04-12T15:39:00Z"/>
        </w:rPr>
      </w:pPr>
      <w:ins w:id="47" w:author="praktikum" w:date="2022-04-12T15:39:00Z">
        <w:r w:rsidRPr="00246877">
          <w:t xml:space="preserve">All subjects performed a 10-min sequence learning task in a blocked periodic AB design; this was a modified version of the task used in our previous pharmacological study (Kumari et al., 1997). The task consisted of two 30-s alternating conditions: blocks of random trials (RAN, control condition) and blocks of pattern trials (PAT, experimental condition). In total, there were four different sequences randomly interspersed in the experimental condition. The same sequence maximally occurred once in a row, then another one of the three sequences started. A sequence consisted of five trials with the following consecutive target movements: horizontal, vertical, diagonal, horizontal, random. Subjects were not told of the existence of specific rules governing the target movements during the pattern blocks, and the beginning of random and pattern blocks was not marked in any way. Subjects were asked to follow each target movement with their right hand as fast as possible using an MR compatible key pad with four keys, each key corresponding to one of the four quadrants. The movement of the target was initiated by the subjects’ touching the target key. Reaction times were recorded on-line. </w:t>
        </w:r>
      </w:ins>
    </w:p>
    <w:p w14:paraId="3A7245CF" w14:textId="77777777" w:rsidR="00DB0A2A" w:rsidRDefault="00DB0A2A" w:rsidP="00DB0A2A">
      <w:pPr>
        <w:rPr>
          <w:ins w:id="48" w:author="praktikum" w:date="2022-04-12T15:39:00Z"/>
        </w:rPr>
      </w:pPr>
      <w:ins w:id="49" w:author="praktikum" w:date="2022-04-12T15:39:00Z">
        <w:r>
          <w:t>Reaction time data were analysed by a three-way substance group (placebo, methylphenidate, nicotine), trial type (random, block) and block number (1-10 for random and pattern blocks) analysis of variance. A possible violation of the sphericity assumption was taken into account through the Greenhouse-</w:t>
        </w:r>
        <w:proofErr w:type="spellStart"/>
        <w:r>
          <w:t>Geisser</w:t>
        </w:r>
        <w:proofErr w:type="spellEnd"/>
        <w:r>
          <w:t xml:space="preserve"> correction.</w:t>
        </w:r>
      </w:ins>
    </w:p>
    <w:p w14:paraId="4CECF07D" w14:textId="77777777" w:rsidR="00DB0A2A" w:rsidRDefault="00DB0A2A" w:rsidP="00DB0A2A">
      <w:pPr>
        <w:rPr>
          <w:ins w:id="50" w:author="praktikum" w:date="2022-04-12T15:39:00Z"/>
        </w:rPr>
      </w:pPr>
    </w:p>
    <w:p w14:paraId="10392B4A" w14:textId="69C06AD0" w:rsidR="00B10303" w:rsidRDefault="0062746A" w:rsidP="00B013CD">
      <w:pPr>
        <w:pStyle w:val="berschrift3"/>
      </w:pPr>
      <w:commentRangeStart w:id="51"/>
      <w:del w:id="52" w:author="praktikum" w:date="2022-04-12T15:10:00Z">
        <w:r w:rsidDel="0073397F">
          <w:lastRenderedPageBreak/>
          <w:delText xml:space="preserve">Task </w:delText>
        </w:r>
      </w:del>
      <w:r>
        <w:t xml:space="preserve">Object-Location </w:t>
      </w:r>
      <w:r w:rsidR="00E5609E">
        <w:t xml:space="preserve">Association </w:t>
      </w:r>
      <w:r>
        <w:t>Task</w:t>
      </w:r>
      <w:commentRangeEnd w:id="51"/>
      <w:r w:rsidR="00E5609E">
        <w:rPr>
          <w:rStyle w:val="Kommentarzeichen"/>
          <w:rFonts w:eastAsiaTheme="minorHAnsi"/>
        </w:rPr>
        <w:commentReference w:id="51"/>
      </w:r>
      <w:r w:rsidR="00E5609E">
        <w:t xml:space="preserve"> </w:t>
      </w:r>
    </w:p>
    <w:p w14:paraId="7C3E6E13" w14:textId="3134B110" w:rsidR="0062746A" w:rsidRPr="00246877" w:rsidRDefault="0062746A" w:rsidP="0062746A">
      <w:r w:rsidRPr="00246877">
        <w:t xml:space="preserve">We used a spatial source memory task used previously by </w:t>
      </w:r>
      <w:proofErr w:type="spellStart"/>
      <w:r w:rsidRPr="00246877">
        <w:t>Cansino</w:t>
      </w:r>
      <w:proofErr w:type="spellEnd"/>
      <w:r w:rsidRPr="00246877">
        <w:t xml:space="preserve"> et al. (2002) and </w:t>
      </w:r>
      <w:proofErr w:type="spellStart"/>
      <w:r w:rsidRPr="00246877">
        <w:t>Kukolja</w:t>
      </w:r>
      <w:proofErr w:type="spellEnd"/>
      <w:r w:rsidRPr="00246877">
        <w:t xml:space="preserve"> et al. (2008, 2009). Briefly, the experiment consisted of an encoding and a retrieval session. During both encoding and retrieval, fMRI measurements took place. Stimuli to be encoded and retrieved were black and white photographs of natural and artificial objects. The baseline display consisted of a green cross, which divided the screen into four quadrants. A small red cross was superimposed in the middle and served as fixation point. During the encoding session, 96 stimuli were selected for each subject from a pool of 144 stimuli. The stimuli appeared randomly for 2000ms in one of the four quadrants of the screen and were followed by an interstimulus interval of 1450 </w:t>
      </w:r>
      <w:proofErr w:type="spellStart"/>
      <w:r w:rsidRPr="00246877">
        <w:t>ms</w:t>
      </w:r>
      <w:proofErr w:type="spellEnd"/>
      <w:r w:rsidRPr="00246877">
        <w:t xml:space="preserve">. </w:t>
      </w:r>
      <w:r w:rsidR="0099487F">
        <w:t>S</w:t>
      </w:r>
      <w:r w:rsidRPr="00246877">
        <w:t xml:space="preserve">ubjects were told to memorize each item and the position where it appeared. To ensure sufficient processing and recognition of the stimuli, subjects had to indicate with the index and middle finger of their right-hand whether the object was “natural,” e.g., an animal or a vegetable, or whether it was “artificial,” e.g., a tool or an instrument. During the retrieval run, all 144 stimuli were presented randomly at the </w:t>
      </w:r>
      <w:proofErr w:type="spellStart"/>
      <w:r w:rsidRPr="00246877">
        <w:t>center</w:t>
      </w:r>
      <w:proofErr w:type="spellEnd"/>
      <w:r w:rsidRPr="00246877">
        <w:t xml:space="preserve"> of the screen. Thus, in addition to 96 objects previously shown </w:t>
      </w:r>
      <w:r w:rsidR="0099487F">
        <w:t>items</w:t>
      </w:r>
      <w:r w:rsidR="00896F7D">
        <w:t xml:space="preserve"> (old items)</w:t>
      </w:r>
      <w:r w:rsidRPr="00246877">
        <w:t xml:space="preserve">, 48 new </w:t>
      </w:r>
      <w:r w:rsidR="0099487F">
        <w:t>stimuli</w:t>
      </w:r>
      <w:r w:rsidRPr="00246877">
        <w:t xml:space="preserve"> </w:t>
      </w:r>
      <w:r w:rsidR="00896F7D">
        <w:t xml:space="preserve">(new items) </w:t>
      </w:r>
      <w:r w:rsidRPr="00246877">
        <w:t xml:space="preserve">were interspersed. Stimuli were presented for 1500 </w:t>
      </w:r>
      <w:proofErr w:type="spellStart"/>
      <w:r w:rsidRPr="00246877">
        <w:t>ms</w:t>
      </w:r>
      <w:proofErr w:type="spellEnd"/>
      <w:r w:rsidRPr="00246877">
        <w:t>, followed by a 2650ms interstimulus interval. Responses were recorded with a five</w:t>
      </w:r>
      <w:r w:rsidR="003B1B46">
        <w:t>-</w:t>
      </w:r>
      <w:r w:rsidRPr="00246877">
        <w:t xml:space="preserve">button pad. </w:t>
      </w:r>
      <w:r w:rsidR="0099487F">
        <w:t>Response combined old-versus-new recognition judgment and object-location judgment. For new items the correct response was a button press with the thumb. For old stimuli the index to little finger mapped the four possible locations</w:t>
      </w:r>
      <w:r w:rsidRPr="00246877">
        <w:t xml:space="preserve">. Subjects were instructed to make a guess regarding the position of the object if they were not sure about the position. </w:t>
      </w:r>
    </w:p>
    <w:p w14:paraId="0211D7F3" w14:textId="77777777" w:rsidR="0062746A" w:rsidRDefault="0062746A" w:rsidP="0062746A">
      <w:r w:rsidRPr="00246877">
        <w:t xml:space="preserve">The durations of the encoding and retrieval sessions were 9.1 and 14.8 min, respectively. There was 10 min pause between the sessions during which subjects maintained their position in the scanner. In both sessions, 1/3 of the stimuli were null events in which merely the baseline picture was shown. This effectively resulted in variable stimulus-onset asynchronies and allowed a comparison of the blood oxygen level dependent (BOLD) signal of the event types of interest with a no-stimulus baseline. </w:t>
      </w:r>
    </w:p>
    <w:p w14:paraId="735B80AF" w14:textId="206309B9" w:rsidR="003628D3" w:rsidRDefault="00896F7D">
      <w:pPr>
        <w:ind w:firstLine="708"/>
        <w:pPrChange w:id="53" w:author="praktikum" w:date="2022-04-06T10:10:00Z">
          <w:pPr/>
        </w:pPrChange>
      </w:pPr>
      <w:r>
        <w:t>Accuracy and reaction times of old versus new item judgments and correct versus incorrect spatial judgments were analysed. Additionally</w:t>
      </w:r>
      <w:ins w:id="54" w:author="praktikum" w:date="2022-04-06T10:10:00Z">
        <w:r w:rsidR="00AB0DDD">
          <w:t>,</w:t>
        </w:r>
      </w:ins>
      <w:r>
        <w:t xml:space="preserve"> a signal detection analysis was applied to investigate </w:t>
      </w:r>
      <w:r w:rsidR="00E145B8">
        <w:t>treatment</w:t>
      </w:r>
      <w:r w:rsidR="00DC5285">
        <w:t xml:space="preserve"> specific differences in old versus new judgments (for details see </w:t>
      </w:r>
      <w:proofErr w:type="spellStart"/>
      <w:r w:rsidR="00DC5285">
        <w:t>Kukolja</w:t>
      </w:r>
      <w:proofErr w:type="spellEnd"/>
      <w:r w:rsidR="00DC5285">
        <w:t xml:space="preserve"> et al., 2009). In the</w:t>
      </w:r>
      <w:r>
        <w:t xml:space="preserve"> encoding phase </w:t>
      </w:r>
      <w:r w:rsidR="00DC5285">
        <w:t>items</w:t>
      </w:r>
      <w:r>
        <w:t xml:space="preserve"> were </w:t>
      </w:r>
      <w:r w:rsidR="00DC5285">
        <w:t>divided in</w:t>
      </w:r>
      <w:r w:rsidR="003628D3">
        <w:t xml:space="preserve"> (1) items with correct spatial association in retrieval phase (</w:t>
      </w:r>
      <w:proofErr w:type="spellStart"/>
      <w:r w:rsidR="003628D3">
        <w:t>CorSCE</w:t>
      </w:r>
      <w:proofErr w:type="spellEnd"/>
      <w:r w:rsidR="003628D3">
        <w:t>)</w:t>
      </w:r>
      <w:r>
        <w:t xml:space="preserve"> </w:t>
      </w:r>
      <w:r w:rsidR="00DC5285">
        <w:t xml:space="preserve">and </w:t>
      </w:r>
      <w:r w:rsidR="003628D3">
        <w:t>(2) items with false spatial association in the retrieval phase (</w:t>
      </w:r>
      <w:proofErr w:type="spellStart"/>
      <w:r w:rsidR="003628D3">
        <w:t>FalSCE</w:t>
      </w:r>
      <w:proofErr w:type="spellEnd"/>
      <w:r w:rsidR="003628D3">
        <w:t xml:space="preserve">). </w:t>
      </w:r>
      <w:r>
        <w:t xml:space="preserve">Accordingly, in the retrieval phase, </w:t>
      </w:r>
      <w:r w:rsidR="00DC5285">
        <w:t xml:space="preserve">items were categorized as old items with correct </w:t>
      </w:r>
      <w:r>
        <w:t>(</w:t>
      </w:r>
      <w:proofErr w:type="spellStart"/>
      <w:r>
        <w:t>CorSCR</w:t>
      </w:r>
      <w:proofErr w:type="spellEnd"/>
      <w:r>
        <w:t>) or false</w:t>
      </w:r>
      <w:r w:rsidR="00DC5285">
        <w:t xml:space="preserve"> spatial judgment</w:t>
      </w:r>
      <w:r>
        <w:t xml:space="preserve"> (</w:t>
      </w:r>
      <w:proofErr w:type="spellStart"/>
      <w:r>
        <w:t>FalSCR</w:t>
      </w:r>
      <w:proofErr w:type="spellEnd"/>
      <w:r>
        <w:t>)</w:t>
      </w:r>
      <w:r w:rsidR="00A17E78">
        <w:t xml:space="preserve"> or new items (New)</w:t>
      </w:r>
      <w:r>
        <w:t xml:space="preserve">. </w:t>
      </w:r>
    </w:p>
    <w:p w14:paraId="55C4615A" w14:textId="72F4CD73" w:rsidR="00A17E78" w:rsidRDefault="00A17E78" w:rsidP="0062746A">
      <w:r>
        <w:lastRenderedPageBreak/>
        <w:t>ANALYSIS??</w:t>
      </w:r>
    </w:p>
    <w:p w14:paraId="64D6F3C5" w14:textId="77777777" w:rsidR="003628D3" w:rsidRDefault="003628D3" w:rsidP="0062746A"/>
    <w:p w14:paraId="0196414D" w14:textId="17488E5F" w:rsidR="0062746A" w:rsidDel="00DB0A2A" w:rsidRDefault="0062746A" w:rsidP="00B013CD">
      <w:pPr>
        <w:pStyle w:val="berschrift3"/>
        <w:rPr>
          <w:del w:id="55" w:author="praktikum" w:date="2022-04-12T15:39:00Z"/>
        </w:rPr>
      </w:pPr>
      <w:commentRangeStart w:id="56"/>
      <w:del w:id="57" w:author="praktikum" w:date="2022-04-12T15:39:00Z">
        <w:r w:rsidDel="00DB0A2A">
          <w:delText>Procedural Motor Learning Task</w:delText>
        </w:r>
        <w:commentRangeEnd w:id="56"/>
        <w:r w:rsidR="00E5609E" w:rsidDel="00DB0A2A">
          <w:rPr>
            <w:rStyle w:val="Kommentarzeichen"/>
            <w:rFonts w:eastAsiaTheme="minorHAnsi"/>
          </w:rPr>
          <w:commentReference w:id="56"/>
        </w:r>
      </w:del>
    </w:p>
    <w:p w14:paraId="7C53C70A" w14:textId="78AE88AC" w:rsidR="0062746A" w:rsidDel="00DB0A2A" w:rsidRDefault="0062746A" w:rsidP="0062746A">
      <w:pPr>
        <w:rPr>
          <w:del w:id="58" w:author="praktikum" w:date="2022-04-12T15:39:00Z"/>
        </w:rPr>
      </w:pPr>
      <w:del w:id="59" w:author="praktikum" w:date="2022-04-12T15:39:00Z">
        <w:r w:rsidRPr="00246877" w:rsidDel="00DB0A2A">
          <w:delText xml:space="preserve">All subjects performed a 10-min sequence learning task in a blocked periodic AB design; this was a modified version of the task used in our previous pharmacological study (Kumari et al., 1997). The task consisted of two 30-s alternating conditions: blocks of random trials (RAN, control condition) and blocks of pattern trials (PAT, experimental condition). In total, there were four different sequences randomly interspersed in the experimental condition. The same sequence maximally occurred once in a row, then another one of the three sequences started. A sequence consisted of five trials with the following consecutive target movements: horizontal, vertical, diagonal, horizontal, random. Subjects were not told of the existence of specific rules governing the target movements during the pattern blocks, and the beginning of random and pattern blocks was not marked in any way. Subjects were asked to follow each target movement with their right hand as fast as possible using an MR compatible key pad with four keys, each key corresponding to one of the four quadrants. The movement of the target was initiated by the subjects’ touching the target key. Reaction times were recorded on-line. </w:delText>
        </w:r>
      </w:del>
    </w:p>
    <w:p w14:paraId="3155076C" w14:textId="44D4F68F" w:rsidR="00982A01" w:rsidDel="00DB0A2A" w:rsidRDefault="00982A01" w:rsidP="0062746A">
      <w:pPr>
        <w:rPr>
          <w:del w:id="60" w:author="praktikum" w:date="2022-04-12T15:39:00Z"/>
        </w:rPr>
      </w:pPr>
      <w:del w:id="61" w:author="praktikum" w:date="2022-04-12T15:39:00Z">
        <w:r w:rsidDel="00DB0A2A">
          <w:delText xml:space="preserve">Reaction time data were analysed by a three-way substance group (placebo, methylphenidate, nicotine), trial type (random, block) and block number (1-10 for random and pattern blocks) analysis of variance. </w:delText>
        </w:r>
      </w:del>
    </w:p>
    <w:p w14:paraId="43B7A439" w14:textId="3903AC03" w:rsidR="00E145B8" w:rsidDel="00DB0A2A" w:rsidRDefault="00E145B8" w:rsidP="0062746A">
      <w:pPr>
        <w:rPr>
          <w:del w:id="62" w:author="praktikum" w:date="2022-04-12T15:39:00Z"/>
        </w:rPr>
      </w:pPr>
    </w:p>
    <w:p w14:paraId="0EF3CBDF" w14:textId="3904DDA5" w:rsidR="00E145B8" w:rsidRDefault="00E145B8" w:rsidP="00E145B8">
      <w:pPr>
        <w:pStyle w:val="berschrift2"/>
      </w:pPr>
      <w:r>
        <w:t>Neuroimaging Data and Analysis</w:t>
      </w:r>
    </w:p>
    <w:p w14:paraId="76A75D03" w14:textId="0AB7D00C" w:rsidR="00B10303" w:rsidRPr="00B10303" w:rsidRDefault="00B10303" w:rsidP="00B013CD">
      <w:pPr>
        <w:pStyle w:val="berschrift3"/>
      </w:pPr>
      <w:r w:rsidRPr="003B1B46">
        <w:t>Image Acquisition</w:t>
      </w:r>
      <w:r w:rsidRPr="00B10303">
        <w:t xml:space="preserve"> </w:t>
      </w:r>
    </w:p>
    <w:p w14:paraId="0DA83FAB" w14:textId="77777777" w:rsidR="00B10303" w:rsidRDefault="00B10303" w:rsidP="00B10303">
      <w:r w:rsidRPr="00B10303">
        <w:t xml:space="preserve">Imaging data were acquired via a 3T Siemens Trio Scanner (Siemens, Erlangen, Germany) at the Life &amp;and Brain Centre, Bonn. Subjects wore earplugs and foam padding was used to reduce head motion. During the </w:t>
      </w:r>
      <w:r w:rsidR="0062746A">
        <w:t>experimental</w:t>
      </w:r>
      <w:r w:rsidRPr="00B10303">
        <w:t xml:space="preserve"> task</w:t>
      </w:r>
      <w:r w:rsidR="0062746A">
        <w:t>s</w:t>
      </w:r>
      <w:r w:rsidRPr="00B10303">
        <w:t xml:space="preserve"> functional </w:t>
      </w:r>
      <w:commentRangeStart w:id="63"/>
      <w:r w:rsidRPr="00B10303">
        <w:t>images</w:t>
      </w:r>
      <w:commentRangeEnd w:id="63"/>
      <w:r w:rsidR="0062746A">
        <w:rPr>
          <w:rStyle w:val="Kommentarzeichen"/>
        </w:rPr>
        <w:commentReference w:id="63"/>
      </w:r>
      <w:r w:rsidRPr="00B10303">
        <w:t xml:space="preserve"> of the brain depicting the blood-oxygen-level-dependent (BOLD) response were obtained using a T2*-weighted gradient-echo planar image (EPI) sequence (TR=2500ms; TE=30ms; flip angle=90°). Each image volume consisted of 37 slices obtained in sequential  order, each 3mm thick with an interslice gap of 0.3mm and an in-plane resolution of 2x2mm2 (FOV = 192×192mm2, matrix = 96×96). A standard twelve-channel head coil was used for radio- reception and transmission. Slices were oriented to the </w:t>
      </w:r>
      <w:proofErr w:type="spellStart"/>
      <w:r w:rsidRPr="00B10303">
        <w:t>intercommissural</w:t>
      </w:r>
      <w:proofErr w:type="spellEnd"/>
      <w:r w:rsidRPr="00B10303">
        <w:t xml:space="preserve"> plane (AC-PC line). Subsequently, a high-resolution structural image was acquired using 3D MRI sequences for anatomical co-registration and normalization (TR = 1660ms, TE = 2.54ms, flip angle = 9°, matrix = 320×320, FOV = 256×256mm2, slice thickness = 0.8mm).</w:t>
      </w:r>
    </w:p>
    <w:p w14:paraId="2F962896" w14:textId="48B50C50" w:rsidR="00E145B8" w:rsidRDefault="00E145B8" w:rsidP="00B013CD">
      <w:pPr>
        <w:pStyle w:val="berschrift3"/>
      </w:pPr>
      <w:proofErr w:type="spellStart"/>
      <w:r>
        <w:t>Preprocessing</w:t>
      </w:r>
      <w:proofErr w:type="spellEnd"/>
    </w:p>
    <w:p w14:paraId="18BE8E93" w14:textId="77777777" w:rsidR="003B1B46" w:rsidRPr="003B1B46" w:rsidRDefault="003B1B46" w:rsidP="003B1B46">
      <w:r w:rsidRPr="003B1B46">
        <w:t xml:space="preserve">fMRI data were pre-processed and analysed using Statistical Parametric Mapping 12 (SPM12; http://www.fil.ion.ucl.ac.uk/spm/software/spm12/) running in MATLAB R2015b (The MathWorks, Inc.). </w:t>
      </w:r>
    </w:p>
    <w:p w14:paraId="6170658E" w14:textId="77777777" w:rsidR="003B1B46" w:rsidRPr="003B1B46" w:rsidRDefault="003B1B46" w:rsidP="003B1B46"/>
    <w:p w14:paraId="2FF4F5B8" w14:textId="77777777" w:rsidR="003B1B46" w:rsidRPr="003B1B46" w:rsidRDefault="003B1B46" w:rsidP="003B1B46">
      <w:r w:rsidRPr="003B1B46">
        <w:t xml:space="preserve">First, movement correction was applied by realigning each participant’s functional images to their mean using a least squares approach and a six parameter rigid body transformation (x, y, z, pitch, roll, </w:t>
      </w:r>
      <w:proofErr w:type="gramStart"/>
      <w:r w:rsidRPr="003B1B46">
        <w:t>yaw</w:t>
      </w:r>
      <w:proofErr w:type="gramEnd"/>
      <w:r w:rsidRPr="003B1B46">
        <w:t xml:space="preserve">). Unwarping was performed by means of </w:t>
      </w:r>
      <w:commentRangeStart w:id="64"/>
      <w:r w:rsidRPr="003B1B46">
        <w:t>SPM12</w:t>
      </w:r>
      <w:commentRangeEnd w:id="64"/>
      <w:r w:rsidR="001401D4">
        <w:rPr>
          <w:rStyle w:val="Kommentarzeichen"/>
        </w:rPr>
        <w:commentReference w:id="64"/>
      </w:r>
      <w:r w:rsidRPr="003B1B46">
        <w:t xml:space="preserve"> default settings. Second, T1-weighted images were segmented into white matter, grey matter and cerebrospinal fluid using mutual information and a priori tissue probability maps. The T1-weighted high-resolution scan was </w:t>
      </w:r>
      <w:proofErr w:type="spellStart"/>
      <w:r w:rsidRPr="003B1B46">
        <w:t>coregistered</w:t>
      </w:r>
      <w:proofErr w:type="spellEnd"/>
      <w:r w:rsidRPr="003B1B46">
        <w:t xml:space="preserve"> to the mean T2*-weighted image of the preceding realign and unwarp process by maximising normalised mutual information using a rigid body transformation. The resulting normalising parameters were used to project the anatomical and functional images via non-linear transformations on the Montreal Neurological Institute (MNI) template with a voxel size of 2x2x2mm. Finally, the normalized images were smoothed using an 8mm full-width at half maximum (FWHM) Gaussian kernel </w:t>
      </w:r>
      <w:r w:rsidRPr="003B1B46">
        <w:fldChar w:fldCharType="begin" w:fldLock="1"/>
      </w:r>
      <w:r w:rsidRPr="003B1B46">
        <w:instrText>ADDIN CSL_CITATION {"citationItems":[{"id":"ITEM-1","itemData":{"DOI":"10.1016/j.mri.2007.08.006","ISBN":"0730-725X (Print)\\r0730-725X (Linking)","ISSN":"0730725X","PMID":"18060720","abstract":"The analysis of functional magnetic resonance imaging (fMRI) data involves multiple stages of data pre-processing before the activation can be statistically detected. Spatial smoothing is a very common pre-processing step in the analysis of functional brain imaging data. This study presents a broad perspective on the influence of spatial smoothing on fMRI group activation results. The data obtained from 20 volunteers during a visual oddball task were used for this study. Spatial smoothing using an isotropic gaussian filter kernel with full width at half maximum (FWHM) sizes 2 to 30 mm with a step of 2 mm was applied in two levels - smoothing of fMRI data and/or smoothing of single-subject contrast files prior to general linear model random-effects group analysis generating statistical parametric maps. Five regions of interest were defined, and several parameters (coordinates of nearest local maxima, t value, corrected threshold, effect size, residual values, etc.) were evaluated to examine the effects of spatial smoothing. The optimal filter size for group analysis is discussed according to various criteria. For our experiment, the optimal FWHM is about 8 mm. We can conclude that for robust experiments and an adequate number of subjects in the study, the optimal FWHM for single-subject inference is similar to that for group inference (about 8 mm, according to spatial resolution). For less robust experiments and fewer subjects in the study, a higher FWHM would be optimal for group inference than for single-subject inferences. © 2008 Elsevier Inc. All rights reserved.","author":[{"dropping-particle":"","family":"Mikl","given":"Michal","non-dropping-particle":"","parse-names":false,"suffix":""},{"dropping-particle":"","family":"Mareček","given":"Radek","non-dropping-particle":"","parse-names":false,"suffix":""},{"dropping-particle":"","family":"Hluštík","given":"Petr","non-dropping-particle":"","parse-names":false,"suffix":""},{"dropping-particle":"","family":"Pavlicová","given":"Martina","non-dropping-particle":"","parse-names":false,"suffix":""},{"dropping-particle":"","family":"Drastich","given":"Aleš","non-dropping-particle":"","parse-names":false,"suffix":""},{"dropping-particle":"","family":"Chlebus","given":"Pavel","non-dropping-particle":"","parse-names":false,"suffix":""},{"dropping-particle":"","family":"Brázdil","given":"Milan","non-dropping-particle":"","parse-names":false,"suffix":""},{"dropping-particle":"","family":"Krupa","given":"Petr","non-dropping-particle":"","parse-names":false,"suffix":""}],"container-title":"Magnetic Resonance Imaging","id":"ITEM-1","issued":{"date-parts":[["2008"]]},"title":"Effects of spatial smoothing on fMRI group inferences","type":"article-journal"},"uris":["http://www.mendeley.com/documents/?uuid=5189d9b5-2b22-46a7-be5b-a73ea2a7da7c"]}],"mendeley":{"formattedCitation":"(Mikl et al. 2008)","plainTextFormattedCitation":"(Mikl et al. 2008)","previouslyFormattedCitation":"(Mikl et al. 2008)"},"properties":{"noteIndex":0},"schema":"https://github.com/citation-style-language/schema/raw/master/csl-citation.json"}</w:instrText>
      </w:r>
      <w:r w:rsidRPr="003B1B46">
        <w:fldChar w:fldCharType="separate"/>
      </w:r>
      <w:r w:rsidRPr="003B1B46">
        <w:t>(Mikl et al. 2008)</w:t>
      </w:r>
      <w:r w:rsidRPr="003B1B46">
        <w:fldChar w:fldCharType="end"/>
      </w:r>
      <w:r w:rsidRPr="003B1B46">
        <w:t xml:space="preserve">. Furthermore, the six movement parameters were used to calculate the total </w:t>
      </w:r>
      <w:r w:rsidRPr="003B1B46">
        <w:lastRenderedPageBreak/>
        <w:t xml:space="preserve">displacement (TD) parameter which contains information about the overall movement for each participant. This was done using the Motion Fingerprint Toolbox </w:t>
      </w:r>
      <w:r w:rsidRPr="003B1B46">
        <w:fldChar w:fldCharType="begin" w:fldLock="1"/>
      </w:r>
      <w:r w:rsidRPr="003B1B46">
        <w:instrText>ADDIN CSL_CITATION {"citationItems":[{"id":"ITEM-1","itemData":{"DOI":"10.1016/j.neuroimage.2011.10.043","ISSN":"1095-9572","PMID":"22036679","abstract":"Motion is a significant problem for the analysis of functional MRI data. This manuscript addresses the question of whether an individualized assessment of motion may be informative, and whether it may be beneficial with regard to explaining motion-related variance. Two independent datasets are used to explore and test this hypothesis, from a total of 21 healthy children, performing either no externally-cued task (resting state) or an active listening paradigm (beep story). Translations and rotations are combined into one single, individual measure of total displacement, which is demonstrated to be substantially different between brain regions as a function of their distance from the individual origin. An increasing number of covariates leads to a loss of detection power, but more so on the first than on the second level, and more so in less-powerful designs. Synthetic timeseries are calculated from which the direct effects of motion as well as motion*B0 effects can be isolated, allowing to extract individual timecourses which reflect both direct and indirect motion effects. Including three timecourses from such an individually-derived \"motion fingerprint\" into first-level statistical analyses explains variance to a similar degree as the commonly-used approach of including the realignment parameters, and performance is statistically equivalent to including the realignment parameters on the second level. A more individualized approach to explaining motion-related variance may therefore be beneficial, depending on the scenario.","author":[{"dropping-particle":"","family":"Wilke","given":"Marko","non-dropping-particle":"","parse-names":false,"suffix":""}],"container-title":"NeuroImage","id":"ITEM-1","issue":"3","issued":{"date-parts":[["2012","2","1"]]},"page":"2062-72","title":"An alternative approach towards assessing and accounting for individual motion in fMRI timeseries.","type":"article-journal","volume":"59"},"uris":["http://www.mendeley.com/documents/?uuid=a7a6a74e-89df-34c1-a3bd-df2633954812"]}],"mendeley":{"formattedCitation":"(Wilke 2012)","plainTextFormattedCitation":"(Wilke 2012)","previouslyFormattedCitation":"(Wilke 2012)"},"properties":{"noteIndex":0},"schema":"https://github.com/citation-style-language/schema/raw/master/csl-citation.json"}</w:instrText>
      </w:r>
      <w:r w:rsidRPr="003B1B46">
        <w:fldChar w:fldCharType="separate"/>
      </w:r>
      <w:r w:rsidRPr="003B1B46">
        <w:t>(Wilke 2012)</w:t>
      </w:r>
      <w:r w:rsidRPr="003B1B46">
        <w:fldChar w:fldCharType="end"/>
      </w:r>
      <w:r w:rsidRPr="003B1B46">
        <w:t xml:space="preserve"> with standard cortical distance (</w:t>
      </w:r>
      <w:proofErr w:type="spellStart"/>
      <w:r w:rsidRPr="003B1B46">
        <w:t>d</w:t>
      </w:r>
      <w:r w:rsidRPr="008B2963">
        <w:rPr>
          <w:vertAlign w:val="subscript"/>
          <w:rPrChange w:id="65" w:author="praktikum" w:date="2022-04-18T10:07:00Z">
            <w:rPr/>
          </w:rPrChange>
        </w:rPr>
        <w:t>avg</w:t>
      </w:r>
      <w:proofErr w:type="spellEnd"/>
      <w:r w:rsidRPr="003B1B46">
        <w:t xml:space="preserve">) of 65mm. Participants were excluded if TD exceeded voxel size (TD&gt;3mm; </w:t>
      </w:r>
      <w:r w:rsidRPr="003B1B46">
        <w:fldChar w:fldCharType="begin" w:fldLock="1"/>
      </w:r>
      <w:r w:rsidRPr="003B1B46">
        <w:instrText>ADDIN CSL_CITATION {"citationItems":[{"id":"ITEM-1","itemData":{"DOI":"10.1016/j.neuroimage.2011.10.043","ISSN":"1095-9572","PMID":"22036679","abstract":"Motion is a significant problem for the analysis of functional MRI data. This manuscript addresses the question of whether an individualized assessment of motion may be informative, and whether it may be beneficial with regard to explaining motion-related variance. Two independent datasets are used to explore and test this hypothesis, from a total of 21 healthy children, performing either no externally-cued task (resting state) or an active listening paradigm (beep story). Translations and rotations are combined into one single, individual measure of total displacement, which is demonstrated to be substantially different between brain regions as a function of their distance from the individual origin. An increasing number of covariates leads to a loss of detection power, but more so on the first than on the second level, and more so in less-powerful designs. Synthetic timeseries are calculated from which the direct effects of motion as well as motion*B0 effects can be isolated, allowing to extract individual timecourses which reflect both direct and indirect motion effects. Including three timecourses from such an individually-derived \"motion fingerprint\" into first-level statistical analyses explains variance to a similar degree as the commonly-used approach of including the realignment parameters, and performance is statistically equivalent to including the realignment parameters on the second level. A more individualized approach to explaining motion-related variance may therefore be beneficial, depending on the scenario.","author":[{"dropping-particle":"","family":"Wilke","given":"Marko","non-dropping-particle":"","parse-names":false,"suffix":""}],"container-title":"NeuroImage","id":"ITEM-1","issue":"3","issued":{"date-parts":[["2012","2","1"]]},"page":"2062-72","title":"An alternative approach towards assessing and accounting for individual motion in fMRI timeseries.","type":"article-journal","volume":"59"},"uris":["http://www.mendeley.com/documents/?uuid=a7a6a74e-89df-34c1-a3bd-df2633954812"]}],"mendeley":{"formattedCitation":"(Wilke 2012)","manualFormatting":"Wilke 2012)","plainTextFormattedCitation":"(Wilke 2012)","previouslyFormattedCitation":"(Wilke 2012)"},"properties":{"noteIndex":0},"schema":"https://github.com/citation-style-language/schema/raw/master/csl-citation.json"}</w:instrText>
      </w:r>
      <w:r w:rsidRPr="003B1B46">
        <w:fldChar w:fldCharType="separate"/>
      </w:r>
      <w:r w:rsidRPr="003B1B46">
        <w:t>Wilke 2012)</w:t>
      </w:r>
      <w:r w:rsidRPr="003B1B46">
        <w:fldChar w:fldCharType="end"/>
      </w:r>
      <w:r w:rsidRPr="003B1B46">
        <w:t>.</w:t>
      </w:r>
    </w:p>
    <w:p w14:paraId="6782ADA3" w14:textId="6B54C1DF" w:rsidR="003B1B46" w:rsidRPr="003B1B46" w:rsidRDefault="003B1B46" w:rsidP="003B1B46">
      <w:r w:rsidRPr="003B1B46">
        <w:t>Post hoc t-tests were used to explore the direction of the observed effects and were focused on clusters of the prior F-test that survived correction for multiple comparison. For all analyses, the statistical height-threshold was set to p&lt;0.0</w:t>
      </w:r>
      <w:r w:rsidR="00A17E78" w:rsidRPr="00A17E78">
        <w:rPr>
          <w:highlight w:val="yellow"/>
        </w:rPr>
        <w:t>5</w:t>
      </w:r>
      <w:r w:rsidRPr="00A17E78">
        <w:rPr>
          <w:highlight w:val="yellow"/>
        </w:rPr>
        <w:t xml:space="preserve"> </w:t>
      </w:r>
      <w:r w:rsidR="00A17E78" w:rsidRPr="00A17E78">
        <w:rPr>
          <w:highlight w:val="yellow"/>
        </w:rPr>
        <w:t>family wise</w:t>
      </w:r>
      <w:r w:rsidR="00A17E78">
        <w:rPr>
          <w:highlight w:val="yellow"/>
        </w:rPr>
        <w:t xml:space="preserve"> error (FWE)</w:t>
      </w:r>
      <w:r w:rsidR="00A17E78" w:rsidRPr="00A17E78">
        <w:rPr>
          <w:highlight w:val="yellow"/>
        </w:rPr>
        <w:t xml:space="preserve"> corrected at peak voxel threshold.</w:t>
      </w:r>
      <w:r w:rsidR="00A17E78">
        <w:t xml:space="preserve"> </w:t>
      </w:r>
    </w:p>
    <w:p w14:paraId="565EDDC0" w14:textId="6DA5D5BD" w:rsidR="003B1B46" w:rsidRPr="003B1B46" w:rsidRDefault="003B1B46" w:rsidP="003B1B46">
      <w:r w:rsidRPr="003B1B46">
        <w:t xml:space="preserve">Anatomical locations were determined using the Automated Anatomical </w:t>
      </w:r>
      <w:proofErr w:type="spellStart"/>
      <w:r w:rsidRPr="003B1B46">
        <w:t>Labeling</w:t>
      </w:r>
      <w:proofErr w:type="spellEnd"/>
      <w:r w:rsidRPr="003B1B46">
        <w:t xml:space="preserve"> (AAL) atlas </w:t>
      </w:r>
      <w:r w:rsidRPr="003B1B46">
        <w:fldChar w:fldCharType="begin" w:fldLock="1"/>
      </w:r>
      <w:r w:rsidRPr="003B1B46">
        <w:instrText>ADDIN CSL_CITATION {"citationItems":[{"id":"ITEM-1","itemData":{"DOI":"10.1006/nimg.2001.0978","ISSN":"1053-8119","PMID":"11771995","abstract":"An anatomical parcellation of the spatially normalized single-subject high-resolution T1 volume provided by the Montreal Neurological Institute (MNI) (D. L. Collins et al., 1998, Trans. Med. Imag. 17, 463-468) was performed. The MNI single-subject main sulci were first delineated and further used as landmarks for the 3D definition of 45 anatomical volumes of interest (AVOI) in each hemisphere. This procedure was performed using a dedicated software which allowed a 3D following of the sulci course on the edited brain. Regions of interest were then drawn manually with the same software every 2 mm on the axial slices of the high-resolution MNI single subject. The 90 AVOI were reconstructed and assigned a label. Using this parcellation method, three procedures to perform the automated anatomical labeling of functional studies are proposed: (1) labeling of an extremum defined by a set of coordinates, (2) percentage of voxels belonging to each of the AVOI intersected by a sphere centered by a set of coordinates, and (3) percentage of voxels belonging to each of the AVOI intersected by an activated cluster. An interface with the Statistical Parametric Mapping package (SPM, J. Ashburner and K. J. Friston, 1999, Hum. Brain Mapp. 7, 254-266) is provided as a freeware to researchers of the neuroimaging community. We believe that this tool is an improvement for the macroscopical labeling of activated area compared to labeling assessed using the Talairach atlas brain in which deformations are well known. However, this tool does not alleviate the need for more sophisticated labeling strategies based on anatomical or cytoarchitectonic probabilistic maps.","author":[{"dropping-particle":"","family":"Tzourio-Mazoyer","given":"N","non-dropping-particle":"","parse-names":false,"suffix":""},{"dropping-particle":"","family":"Landeau","given":"B","non-dropping-particle":"","parse-names":false,"suffix":""},{"dropping-particle":"","family":"Papathanassiou","given":"D","non-dropping-particle":"","parse-names":false,"suffix":""},{"dropping-particle":"","family":"Crivello","given":"F","non-dropping-particle":"","parse-names":false,"suffix":""},{"dropping-particle":"","family":"Etard","given":"O","non-dropping-particle":"","parse-names":false,"suffix":""},{"dropping-particle":"","family":"Delcroix","given":"N","non-dropping-particle":"","parse-names":false,"suffix":""},{"dropping-particle":"","family":"Mazoyer","given":"B","non-dropping-particle":"","parse-names":false,"suffix":""},{"dropping-particle":"","family":"Joliot","given":"M","non-dropping-particle":"","parse-names":false,"suffix":""}],"container-title":"NeuroImage","id":"ITEM-1","issue":"1","issued":{"date-parts":[["2002","1"]]},"page":"273-89","title":"Automated anatomical labeling of activations in SPM using a macroscopic anatomical parcellation of the MNI MRI single-subject brain.","type":"article-journal","volume":"15"},"uris":["http://www.mendeley.com/documents/?uuid=40044c27-59bb-3551-b87a-2616f7a4ba6c"]}],"mendeley":{"formattedCitation":"(Tzourio-Mazoyer et al. 2002)","plainTextFormattedCitation":"(Tzourio-Mazoyer et al. 2002)","previouslyFormattedCitation":"(Tzourio-Mazoyer et al. 2002)"},"properties":{"noteIndex":0},"schema":"https://github.com/citation-style-language/schema/raw/master/csl-citation.json"}</w:instrText>
      </w:r>
      <w:r w:rsidRPr="003B1B46">
        <w:fldChar w:fldCharType="separate"/>
      </w:r>
      <w:r w:rsidRPr="003B1B46">
        <w:t>(</w:t>
      </w:r>
      <w:proofErr w:type="spellStart"/>
      <w:r w:rsidRPr="003B1B46">
        <w:t>Tzourio-Mazoyer</w:t>
      </w:r>
      <w:proofErr w:type="spellEnd"/>
      <w:r w:rsidRPr="003B1B46">
        <w:t xml:space="preserve"> et al. 2002)</w:t>
      </w:r>
      <w:r w:rsidRPr="003B1B46">
        <w:fldChar w:fldCharType="end"/>
      </w:r>
      <w:r w:rsidRPr="003B1B46">
        <w:t xml:space="preserve"> of the WFU </w:t>
      </w:r>
      <w:proofErr w:type="spellStart"/>
      <w:r w:rsidRPr="003B1B46">
        <w:t>PickAtlas</w:t>
      </w:r>
      <w:proofErr w:type="spellEnd"/>
      <w:r w:rsidRPr="003B1B46">
        <w:t xml:space="preserve"> toolbox (http://www.ansir.wfubmc.edu/) running in </w:t>
      </w:r>
      <w:proofErr w:type="spellStart"/>
      <w:r w:rsidRPr="003B1B46">
        <w:t>Matlab</w:t>
      </w:r>
      <w:proofErr w:type="spellEnd"/>
      <w:r w:rsidRPr="003B1B46">
        <w:t xml:space="preserve"> R2015b. Mean local signal change of clusters of interest was extracted using </w:t>
      </w:r>
      <w:proofErr w:type="spellStart"/>
      <w:r w:rsidRPr="003B1B46">
        <w:t>MarsBaR</w:t>
      </w:r>
      <w:proofErr w:type="spellEnd"/>
      <w:r w:rsidRPr="003B1B46">
        <w:t xml:space="preserve"> (</w:t>
      </w:r>
      <w:proofErr w:type="spellStart"/>
      <w:r w:rsidRPr="003B1B46">
        <w:t>MarsBaR</w:t>
      </w:r>
      <w:proofErr w:type="spellEnd"/>
      <w:r w:rsidRPr="003B1B46">
        <w:t xml:space="preserve"> region of interest toolbox for </w:t>
      </w:r>
      <w:commentRangeStart w:id="66"/>
      <w:r w:rsidRPr="003B1B46">
        <w:t>SPM</w:t>
      </w:r>
      <w:commentRangeEnd w:id="66"/>
      <w:r w:rsidR="0020341A">
        <w:rPr>
          <w:rStyle w:val="Kommentarzeichen"/>
        </w:rPr>
        <w:commentReference w:id="66"/>
      </w:r>
      <w:r w:rsidRPr="003B1B46">
        <w:t>).</w:t>
      </w:r>
    </w:p>
    <w:p w14:paraId="64CBDF28" w14:textId="65C4E089" w:rsidR="003B1B46" w:rsidRDefault="003B1B46" w:rsidP="00B10303">
      <w:r w:rsidRPr="00387E5C">
        <w:rPr>
          <w:highlight w:val="yellow"/>
        </w:rPr>
        <w:t>In order to explore associations between drug effects at levels of behaviour and BOLD, Pearson correlations were carried out between change scores of BOLD in clusters that showed significant drug effects and change scores of behavioural variables.</w:t>
      </w:r>
      <w:r w:rsidRPr="003B1B46">
        <w:t xml:space="preserve"> </w:t>
      </w:r>
    </w:p>
    <w:p w14:paraId="048ACA10" w14:textId="77777777" w:rsidR="003B1B46" w:rsidRDefault="003B1B46" w:rsidP="00B10303"/>
    <w:p w14:paraId="4E569D3A" w14:textId="4CE6DD68" w:rsidR="003540AA" w:rsidRDefault="00B10303" w:rsidP="00B013CD">
      <w:pPr>
        <w:pStyle w:val="berschrift3"/>
      </w:pPr>
      <w:r w:rsidRPr="00B10303">
        <w:t>Statistical Analyses</w:t>
      </w:r>
    </w:p>
    <w:p w14:paraId="6BDAA285" w14:textId="586B8909" w:rsidR="003540AA" w:rsidRDefault="00E145B8" w:rsidP="0091697C">
      <w:pPr>
        <w:pStyle w:val="berschrift4"/>
      </w:pPr>
      <w:r>
        <w:t>Object Location Association Task</w:t>
      </w:r>
    </w:p>
    <w:p w14:paraId="6EA9986B" w14:textId="509E72F0" w:rsidR="003B1B46" w:rsidRDefault="003540AA" w:rsidP="003540AA">
      <w:r>
        <w:t>We defined four onset</w:t>
      </w:r>
      <w:r w:rsidR="00E145B8">
        <w:t xml:space="preserve"> </w:t>
      </w:r>
      <w:r>
        <w:t>regressors specifying the onset times of encoding- and retrieval- related trials in which either correct or incorrect behavio</w:t>
      </w:r>
      <w:r w:rsidR="003B1B46">
        <w:t>u</w:t>
      </w:r>
      <w:r>
        <w:t>ral responses were recorded. Analogous to previous fMRI studies of object-location learning (</w:t>
      </w:r>
      <w:r w:rsidRPr="00387E5C">
        <w:rPr>
          <w:highlight w:val="yellow"/>
        </w:rPr>
        <w:t>28–30</w:t>
      </w:r>
      <w:r>
        <w:t xml:space="preserve">), our analysis focused on stimuli that were correctly recognized as “old.” Depending on whether the object-location judgment for these stimuli succeeded or failed, encoding (E) and retrieval (R) trials were classified as either correct (EC, RC) or false (EF, RF). The hemodynamic response to each of these four different event types (subsequently referred to as accuracy) was </w:t>
      </w:r>
      <w:proofErr w:type="spellStart"/>
      <w:r>
        <w:t>modeled</w:t>
      </w:r>
      <w:proofErr w:type="spellEnd"/>
      <w:r>
        <w:t xml:space="preserve"> using a canonical HRF and its first derivative, including the six head movement parameters as confounds. First-level linear baseline contrasts were calculated comparing each onset regressor with the implicit baseline. These contrasts were then taken to the second level, where they were subjected to a</w:t>
      </w:r>
      <w:r w:rsidR="003B1B46">
        <w:t xml:space="preserve"> full-factorial model with </w:t>
      </w:r>
      <w:r w:rsidR="00C70850">
        <w:t xml:space="preserve">the factor </w:t>
      </w:r>
      <w:r>
        <w:t xml:space="preserve">accuracy </w:t>
      </w:r>
      <w:r w:rsidR="003B1B46">
        <w:t>(</w:t>
      </w:r>
      <w:proofErr w:type="spellStart"/>
      <w:r w:rsidR="00C70850">
        <w:t>C</w:t>
      </w:r>
      <w:r w:rsidR="003B1B46">
        <w:t>orSCE</w:t>
      </w:r>
      <w:proofErr w:type="spellEnd"/>
      <w:r w:rsidR="00C70850">
        <w:t>/</w:t>
      </w:r>
      <w:proofErr w:type="spellStart"/>
      <w:r w:rsidR="00C70850">
        <w:t>CorSCR</w:t>
      </w:r>
      <w:proofErr w:type="spellEnd"/>
      <w:r w:rsidR="00C70850">
        <w:t xml:space="preserve"> vs. </w:t>
      </w:r>
      <w:r w:rsidR="003B1B46">
        <w:t xml:space="preserve"> </w:t>
      </w:r>
      <w:proofErr w:type="spellStart"/>
      <w:r w:rsidR="00C70850">
        <w:t>F</w:t>
      </w:r>
      <w:r w:rsidR="003B1B46">
        <w:t>alSCE</w:t>
      </w:r>
      <w:proofErr w:type="spellEnd"/>
      <w:r w:rsidR="00C70850">
        <w:t>/</w:t>
      </w:r>
      <w:proofErr w:type="spellStart"/>
      <w:r w:rsidR="00C70850">
        <w:t>FalSCR</w:t>
      </w:r>
      <w:proofErr w:type="spellEnd"/>
      <w:r w:rsidR="003B1B46">
        <w:t xml:space="preserve">) </w:t>
      </w:r>
      <w:r w:rsidR="00C70850">
        <w:t>and substance</w:t>
      </w:r>
      <w:r>
        <w:t xml:space="preserve"> </w:t>
      </w:r>
      <w:r w:rsidR="003B1B46">
        <w:t>(</w:t>
      </w:r>
      <w:r w:rsidR="00C70850">
        <w:t>placebo, methylphenidate, nicotine).</w:t>
      </w:r>
      <w:r>
        <w:t xml:space="preserve"> </w:t>
      </w:r>
      <w:r w:rsidR="003B1B46">
        <w:t>T-</w:t>
      </w:r>
      <w:r>
        <w:t xml:space="preserve">test analyses were used to constrain the direction of the observed effects. Unequal variances were compensated for by </w:t>
      </w:r>
      <w:proofErr w:type="spellStart"/>
      <w:r>
        <w:t>nonsphericity</w:t>
      </w:r>
      <w:proofErr w:type="spellEnd"/>
      <w:r>
        <w:t xml:space="preserve"> correction. </w:t>
      </w:r>
    </w:p>
    <w:p w14:paraId="3732A053" w14:textId="30750140" w:rsidR="00B50ACD" w:rsidRDefault="00E145B8" w:rsidP="0091697C">
      <w:pPr>
        <w:pStyle w:val="berschrift4"/>
      </w:pPr>
      <w:r>
        <w:lastRenderedPageBreak/>
        <w:t>Procedural Motor Learning Task</w:t>
      </w:r>
    </w:p>
    <w:p w14:paraId="3EE36DEF" w14:textId="6EC1D4DD" w:rsidR="00982A01" w:rsidRDefault="00982A01" w:rsidP="003540AA">
      <w:r>
        <w:t>First-level analysis was conducted using a general linear model (GLM), based on a 30s boxcar function convolved with a canonical hemodynamic response-function (</w:t>
      </w:r>
      <w:proofErr w:type="spellStart"/>
      <w:r>
        <w:t>hrf</w:t>
      </w:r>
      <w:proofErr w:type="spellEnd"/>
      <w:r>
        <w:t xml:space="preserve">). Onset of pattern blocks were modelled as regressors, random blocks served as implicit baseline. Six motion regressors from the realignment procedure were entered as covariates of no interest. </w:t>
      </w:r>
    </w:p>
    <w:p w14:paraId="18384BF1" w14:textId="1753D8D7" w:rsidR="00982A01" w:rsidRDefault="00387E5C" w:rsidP="003540AA">
      <w:r>
        <w:t xml:space="preserve">First-level </w:t>
      </w:r>
      <w:r w:rsidRPr="00387E5C">
        <w:rPr>
          <w:highlight w:val="yellow"/>
        </w:rPr>
        <w:t xml:space="preserve">contrast </w:t>
      </w:r>
      <w:proofErr w:type="spellStart"/>
      <w:r w:rsidRPr="00387E5C">
        <w:rPr>
          <w:highlight w:val="yellow"/>
        </w:rPr>
        <w:t>BlockxTime</w:t>
      </w:r>
      <w:proofErr w:type="spellEnd"/>
      <w:r>
        <w:t xml:space="preserve"> were subjected to a </w:t>
      </w:r>
      <w:r w:rsidR="001C243D">
        <w:t xml:space="preserve">between-subject ANOVA </w:t>
      </w:r>
      <w:r>
        <w:t xml:space="preserve">with the factor substance group. </w:t>
      </w:r>
      <w:r w:rsidR="001C243D">
        <w:t xml:space="preserve"> </w:t>
      </w:r>
      <w:r>
        <w:t xml:space="preserve">T-test analyses were used to constrain the direction of the observed effects. Unequal variances were compensated for by </w:t>
      </w:r>
      <w:proofErr w:type="spellStart"/>
      <w:r>
        <w:t>nonsphericity</w:t>
      </w:r>
      <w:proofErr w:type="spellEnd"/>
      <w:r>
        <w:t xml:space="preserve"> correction.</w:t>
      </w:r>
    </w:p>
    <w:p w14:paraId="4605CE3C" w14:textId="67C5AA69" w:rsidR="00982A01" w:rsidRDefault="00982A01" w:rsidP="003540AA"/>
    <w:p w14:paraId="2C3D5A68" w14:textId="5A99420B" w:rsidR="00B50ACD" w:rsidRPr="003B1B46" w:rsidRDefault="00B50ACD" w:rsidP="0091697C">
      <w:pPr>
        <w:pStyle w:val="berschrift1"/>
        <w:rPr>
          <w:lang w:val="en-US"/>
        </w:rPr>
      </w:pPr>
      <w:r w:rsidRPr="003B1B46">
        <w:rPr>
          <w:lang w:val="en-US"/>
        </w:rPr>
        <w:t>Results</w:t>
      </w:r>
    </w:p>
    <w:p w14:paraId="48C221D8" w14:textId="202E0C51" w:rsidR="00B50ACD" w:rsidRDefault="00B50ACD" w:rsidP="00B013CD">
      <w:pPr>
        <w:pStyle w:val="berschrift3"/>
      </w:pPr>
      <w:r>
        <w:t>Subjects</w:t>
      </w:r>
    </w:p>
    <w:p w14:paraId="2C04EC53" w14:textId="7281B699" w:rsidR="00611149" w:rsidRDefault="0049012B" w:rsidP="00611149">
      <w:r w:rsidRPr="0049012B">
        <w:t>Seventy-five</w:t>
      </w:r>
      <w:r w:rsidR="00611149" w:rsidRPr="0049012B">
        <w:t xml:space="preserve"> participants were enrolled into the study, of whom one did not complete all fMRI sessions due to nausea and </w:t>
      </w:r>
      <w:commentRangeStart w:id="67"/>
      <w:del w:id="68" w:author="praktikum" w:date="2022-04-12T16:07:00Z">
        <w:r w:rsidR="00611149" w:rsidRPr="0049012B" w:rsidDel="00043786">
          <w:delText xml:space="preserve">one </w:delText>
        </w:r>
      </w:del>
      <w:ins w:id="69" w:author="praktikum" w:date="2022-04-12T16:07:00Z">
        <w:r w:rsidR="00043786">
          <w:t>two</w:t>
        </w:r>
        <w:r w:rsidR="00043786" w:rsidRPr="0049012B">
          <w:t xml:space="preserve"> </w:t>
        </w:r>
      </w:ins>
      <w:r w:rsidR="00611149" w:rsidRPr="0049012B">
        <w:t>due to technical</w:t>
      </w:r>
      <w:r w:rsidR="00F53CDF">
        <w:t xml:space="preserve"> issues</w:t>
      </w:r>
      <w:commentRangeEnd w:id="67"/>
      <w:r w:rsidR="00821F75">
        <w:rPr>
          <w:rStyle w:val="Kommentarzeichen"/>
        </w:rPr>
        <w:commentReference w:id="67"/>
      </w:r>
      <w:r w:rsidR="00611149" w:rsidRPr="0049012B">
        <w:t xml:space="preserve">. </w:t>
      </w:r>
      <w:del w:id="70" w:author="praktikum" w:date="2022-04-12T16:07:00Z">
        <w:r w:rsidR="00611149" w:rsidRPr="0049012B" w:rsidDel="00043786">
          <w:delText xml:space="preserve">Three </w:delText>
        </w:r>
      </w:del>
      <w:ins w:id="71" w:author="praktikum" w:date="2022-04-12T16:07:00Z">
        <w:r w:rsidR="00043786">
          <w:t>Two</w:t>
        </w:r>
        <w:r w:rsidR="00043786" w:rsidRPr="0049012B">
          <w:t xml:space="preserve"> </w:t>
        </w:r>
      </w:ins>
      <w:r w:rsidR="00611149" w:rsidRPr="0049012B">
        <w:t>participants were excluded due to excessive motion (TD</w:t>
      </w:r>
      <w:ins w:id="72" w:author="praktikum" w:date="2022-04-12T15:10:00Z">
        <w:r w:rsidR="006D2A67">
          <w:t xml:space="preserve"> </w:t>
        </w:r>
      </w:ins>
      <w:r w:rsidR="00611149" w:rsidRPr="0049012B">
        <w:t>&gt;3</w:t>
      </w:r>
      <w:ins w:id="73" w:author="praktikum" w:date="2022-04-12T15:10:00Z">
        <w:r w:rsidR="006D2A67">
          <w:t xml:space="preserve"> </w:t>
        </w:r>
      </w:ins>
      <w:r w:rsidR="00611149" w:rsidRPr="0049012B">
        <w:t>mm). Characteristics of the final sample (N=</w:t>
      </w:r>
      <w:del w:id="74" w:author="praktikum" w:date="2022-04-12T15:10:00Z">
        <w:r w:rsidR="00611149" w:rsidRPr="0049012B" w:rsidDel="006D2A67">
          <w:delText>70</w:delText>
        </w:r>
      </w:del>
      <w:ins w:id="75" w:author="praktikum" w:date="2022-04-12T15:10:00Z">
        <w:r w:rsidR="006D2A67" w:rsidRPr="0049012B">
          <w:t>7</w:t>
        </w:r>
        <w:r w:rsidR="006D2A67">
          <w:t>1</w:t>
        </w:r>
      </w:ins>
      <w:r w:rsidR="00611149" w:rsidRPr="0049012B">
        <w:t xml:space="preserve">) are in Table 1. </w:t>
      </w:r>
    </w:p>
    <w:tbl>
      <w:tblPr>
        <w:tblW w:w="9406" w:type="dxa"/>
        <w:tblCellMar>
          <w:left w:w="70" w:type="dxa"/>
          <w:right w:w="70" w:type="dxa"/>
        </w:tblCellMar>
        <w:tblLook w:val="04A0" w:firstRow="1" w:lastRow="0" w:firstColumn="1" w:lastColumn="0" w:noHBand="0" w:noVBand="1"/>
        <w:tblPrChange w:id="76" w:author="praktikum" w:date="2022-04-12T15:17:00Z">
          <w:tblPr>
            <w:tblW w:w="9406" w:type="dxa"/>
            <w:tblCellMar>
              <w:left w:w="70" w:type="dxa"/>
              <w:right w:w="70" w:type="dxa"/>
            </w:tblCellMar>
            <w:tblLook w:val="04A0" w:firstRow="1" w:lastRow="0" w:firstColumn="1" w:lastColumn="0" w:noHBand="0" w:noVBand="1"/>
          </w:tblPr>
        </w:tblPrChange>
      </w:tblPr>
      <w:tblGrid>
        <w:gridCol w:w="3131"/>
        <w:gridCol w:w="1046"/>
        <w:gridCol w:w="1045"/>
        <w:gridCol w:w="1047"/>
        <w:gridCol w:w="1045"/>
        <w:gridCol w:w="1047"/>
        <w:gridCol w:w="1045"/>
        <w:tblGridChange w:id="77">
          <w:tblGrid>
            <w:gridCol w:w="3131"/>
            <w:gridCol w:w="1046"/>
            <w:gridCol w:w="1045"/>
            <w:gridCol w:w="1047"/>
            <w:gridCol w:w="1045"/>
            <w:gridCol w:w="1047"/>
            <w:gridCol w:w="1045"/>
          </w:tblGrid>
        </w:tblGridChange>
      </w:tblGrid>
      <w:tr w:rsidR="00DF436C" w:rsidRPr="00DF436C" w14:paraId="41D9B1D6" w14:textId="77777777" w:rsidTr="00DF436C">
        <w:trPr>
          <w:trHeight w:val="340"/>
          <w:ins w:id="78" w:author="praktikum" w:date="2022-04-12T15:17:00Z"/>
          <w:trPrChange w:id="79" w:author="praktikum" w:date="2022-04-12T15:17:00Z">
            <w:trPr>
              <w:trHeight w:val="330"/>
            </w:trPr>
          </w:trPrChange>
        </w:trPr>
        <w:tc>
          <w:tcPr>
            <w:tcW w:w="3131" w:type="dxa"/>
            <w:tcBorders>
              <w:top w:val="nil"/>
              <w:left w:val="nil"/>
              <w:bottom w:val="nil"/>
              <w:right w:val="nil"/>
            </w:tcBorders>
            <w:shd w:val="clear" w:color="auto" w:fill="auto"/>
            <w:noWrap/>
            <w:vAlign w:val="center"/>
            <w:hideMark/>
            <w:tcPrChange w:id="80" w:author="praktikum" w:date="2022-04-12T15:17:00Z">
              <w:tcPr>
                <w:tcW w:w="3131" w:type="dxa"/>
                <w:tcBorders>
                  <w:top w:val="nil"/>
                  <w:left w:val="nil"/>
                  <w:bottom w:val="nil"/>
                  <w:right w:val="nil"/>
                </w:tcBorders>
                <w:shd w:val="clear" w:color="auto" w:fill="auto"/>
                <w:noWrap/>
                <w:vAlign w:val="center"/>
                <w:hideMark/>
              </w:tcPr>
            </w:tcPrChange>
          </w:tcPr>
          <w:p w14:paraId="61B65F0C" w14:textId="77777777" w:rsidR="00DF436C" w:rsidRPr="00DF436C" w:rsidRDefault="00DF436C" w:rsidP="00DF436C">
            <w:pPr>
              <w:spacing w:after="0" w:line="240" w:lineRule="auto"/>
              <w:contextualSpacing w:val="0"/>
              <w:rPr>
                <w:ins w:id="81" w:author="praktikum" w:date="2022-04-12T15:17:00Z"/>
                <w:rFonts w:eastAsia="Times New Roman"/>
                <w:lang w:val="de-DE" w:eastAsia="de-DE"/>
              </w:rPr>
            </w:pPr>
          </w:p>
        </w:tc>
        <w:tc>
          <w:tcPr>
            <w:tcW w:w="2091" w:type="dxa"/>
            <w:gridSpan w:val="2"/>
            <w:tcBorders>
              <w:top w:val="nil"/>
              <w:left w:val="nil"/>
              <w:bottom w:val="single" w:sz="8" w:space="0" w:color="auto"/>
              <w:right w:val="nil"/>
            </w:tcBorders>
            <w:shd w:val="clear" w:color="auto" w:fill="auto"/>
            <w:noWrap/>
            <w:vAlign w:val="center"/>
            <w:hideMark/>
            <w:tcPrChange w:id="82" w:author="praktikum" w:date="2022-04-12T15:17:00Z">
              <w:tcPr>
                <w:tcW w:w="2091" w:type="dxa"/>
                <w:gridSpan w:val="2"/>
                <w:tcBorders>
                  <w:top w:val="nil"/>
                  <w:left w:val="nil"/>
                  <w:bottom w:val="single" w:sz="8" w:space="0" w:color="auto"/>
                  <w:right w:val="nil"/>
                </w:tcBorders>
                <w:shd w:val="clear" w:color="auto" w:fill="auto"/>
                <w:noWrap/>
                <w:vAlign w:val="center"/>
                <w:hideMark/>
              </w:tcPr>
            </w:tcPrChange>
          </w:tcPr>
          <w:p w14:paraId="2C69351D" w14:textId="77777777" w:rsidR="00DF436C" w:rsidRPr="00DF436C" w:rsidRDefault="00DF436C" w:rsidP="00DF436C">
            <w:pPr>
              <w:spacing w:after="0" w:line="240" w:lineRule="auto"/>
              <w:contextualSpacing w:val="0"/>
              <w:jc w:val="center"/>
              <w:rPr>
                <w:ins w:id="83" w:author="praktikum" w:date="2022-04-12T15:17:00Z"/>
                <w:rFonts w:ascii="Arial" w:eastAsia="Times New Roman" w:hAnsi="Arial" w:cs="Arial"/>
                <w:color w:val="000000"/>
                <w:sz w:val="22"/>
                <w:szCs w:val="22"/>
                <w:lang w:val="de-DE" w:eastAsia="de-DE"/>
              </w:rPr>
            </w:pPr>
            <w:proofErr w:type="spellStart"/>
            <w:ins w:id="84" w:author="praktikum" w:date="2022-04-12T15:17:00Z">
              <w:r w:rsidRPr="00DF436C">
                <w:rPr>
                  <w:rFonts w:ascii="Arial" w:eastAsia="Times New Roman" w:hAnsi="Arial" w:cs="Arial"/>
                  <w:color w:val="000000"/>
                  <w:sz w:val="22"/>
                  <w:szCs w:val="22"/>
                  <w:lang w:val="de-DE" w:eastAsia="de-DE"/>
                </w:rPr>
                <w:t>Nicotine</w:t>
              </w:r>
              <w:proofErr w:type="spellEnd"/>
            </w:ins>
          </w:p>
        </w:tc>
        <w:tc>
          <w:tcPr>
            <w:tcW w:w="2092" w:type="dxa"/>
            <w:gridSpan w:val="2"/>
            <w:tcBorders>
              <w:top w:val="nil"/>
              <w:left w:val="nil"/>
              <w:bottom w:val="single" w:sz="8" w:space="0" w:color="auto"/>
              <w:right w:val="nil"/>
            </w:tcBorders>
            <w:shd w:val="clear" w:color="auto" w:fill="auto"/>
            <w:noWrap/>
            <w:vAlign w:val="center"/>
            <w:hideMark/>
            <w:tcPrChange w:id="85" w:author="praktikum" w:date="2022-04-12T15:17:00Z">
              <w:tcPr>
                <w:tcW w:w="2092" w:type="dxa"/>
                <w:gridSpan w:val="2"/>
                <w:tcBorders>
                  <w:top w:val="nil"/>
                  <w:left w:val="nil"/>
                  <w:bottom w:val="single" w:sz="8" w:space="0" w:color="auto"/>
                  <w:right w:val="nil"/>
                </w:tcBorders>
                <w:shd w:val="clear" w:color="auto" w:fill="auto"/>
                <w:noWrap/>
                <w:vAlign w:val="center"/>
                <w:hideMark/>
              </w:tcPr>
            </w:tcPrChange>
          </w:tcPr>
          <w:p w14:paraId="5B2766A3" w14:textId="77777777" w:rsidR="00DF436C" w:rsidRPr="00DF436C" w:rsidRDefault="00DF436C" w:rsidP="00DF436C">
            <w:pPr>
              <w:spacing w:after="0" w:line="240" w:lineRule="auto"/>
              <w:contextualSpacing w:val="0"/>
              <w:jc w:val="center"/>
              <w:rPr>
                <w:ins w:id="86" w:author="praktikum" w:date="2022-04-12T15:17:00Z"/>
                <w:rFonts w:ascii="Arial" w:eastAsia="Times New Roman" w:hAnsi="Arial" w:cs="Arial"/>
                <w:color w:val="000000"/>
                <w:sz w:val="22"/>
                <w:szCs w:val="22"/>
                <w:lang w:val="de-DE" w:eastAsia="de-DE"/>
              </w:rPr>
            </w:pPr>
            <w:proofErr w:type="spellStart"/>
            <w:ins w:id="87" w:author="praktikum" w:date="2022-04-12T15:17:00Z">
              <w:r w:rsidRPr="00DF436C">
                <w:rPr>
                  <w:rFonts w:ascii="Arial" w:eastAsia="Times New Roman" w:hAnsi="Arial" w:cs="Arial"/>
                  <w:color w:val="000000"/>
                  <w:sz w:val="22"/>
                  <w:szCs w:val="22"/>
                  <w:lang w:val="de-DE" w:eastAsia="de-DE"/>
                </w:rPr>
                <w:t>Methylphenidate</w:t>
              </w:r>
              <w:proofErr w:type="spellEnd"/>
            </w:ins>
          </w:p>
        </w:tc>
        <w:tc>
          <w:tcPr>
            <w:tcW w:w="2092" w:type="dxa"/>
            <w:gridSpan w:val="2"/>
            <w:tcBorders>
              <w:top w:val="nil"/>
              <w:left w:val="nil"/>
              <w:bottom w:val="single" w:sz="8" w:space="0" w:color="auto"/>
              <w:right w:val="nil"/>
            </w:tcBorders>
            <w:shd w:val="clear" w:color="auto" w:fill="auto"/>
            <w:noWrap/>
            <w:vAlign w:val="center"/>
            <w:hideMark/>
            <w:tcPrChange w:id="88" w:author="praktikum" w:date="2022-04-12T15:17:00Z">
              <w:tcPr>
                <w:tcW w:w="2092" w:type="dxa"/>
                <w:gridSpan w:val="2"/>
                <w:tcBorders>
                  <w:top w:val="nil"/>
                  <w:left w:val="nil"/>
                  <w:bottom w:val="single" w:sz="8" w:space="0" w:color="auto"/>
                  <w:right w:val="nil"/>
                </w:tcBorders>
                <w:shd w:val="clear" w:color="auto" w:fill="auto"/>
                <w:noWrap/>
                <w:vAlign w:val="center"/>
                <w:hideMark/>
              </w:tcPr>
            </w:tcPrChange>
          </w:tcPr>
          <w:p w14:paraId="11995189" w14:textId="77777777" w:rsidR="00DF436C" w:rsidRPr="00DF436C" w:rsidRDefault="00DF436C" w:rsidP="00DF436C">
            <w:pPr>
              <w:spacing w:after="0" w:line="240" w:lineRule="auto"/>
              <w:contextualSpacing w:val="0"/>
              <w:jc w:val="center"/>
              <w:rPr>
                <w:ins w:id="89" w:author="praktikum" w:date="2022-04-12T15:17:00Z"/>
                <w:rFonts w:ascii="Arial" w:eastAsia="Times New Roman" w:hAnsi="Arial" w:cs="Arial"/>
                <w:color w:val="000000"/>
                <w:sz w:val="22"/>
                <w:szCs w:val="22"/>
                <w:lang w:val="de-DE" w:eastAsia="de-DE"/>
              </w:rPr>
            </w:pPr>
            <w:ins w:id="90" w:author="praktikum" w:date="2022-04-12T15:17:00Z">
              <w:r w:rsidRPr="00DF436C">
                <w:rPr>
                  <w:rFonts w:ascii="Arial" w:eastAsia="Times New Roman" w:hAnsi="Arial" w:cs="Arial"/>
                  <w:color w:val="000000"/>
                  <w:sz w:val="22"/>
                  <w:szCs w:val="22"/>
                  <w:lang w:val="de-DE" w:eastAsia="de-DE"/>
                </w:rPr>
                <w:t>Placebo</w:t>
              </w:r>
            </w:ins>
          </w:p>
        </w:tc>
      </w:tr>
      <w:tr w:rsidR="00DF436C" w:rsidRPr="00DF436C" w14:paraId="4E88F25F" w14:textId="77777777" w:rsidTr="00DF436C">
        <w:trPr>
          <w:trHeight w:val="340"/>
          <w:ins w:id="91" w:author="praktikum" w:date="2022-04-12T15:17:00Z"/>
          <w:trPrChange w:id="92" w:author="praktikum" w:date="2022-04-12T15:17:00Z">
            <w:trPr>
              <w:trHeight w:val="315"/>
            </w:trPr>
          </w:trPrChange>
        </w:trPr>
        <w:tc>
          <w:tcPr>
            <w:tcW w:w="3131" w:type="dxa"/>
            <w:tcBorders>
              <w:top w:val="nil"/>
              <w:left w:val="nil"/>
              <w:bottom w:val="single" w:sz="8" w:space="0" w:color="auto"/>
              <w:right w:val="nil"/>
            </w:tcBorders>
            <w:shd w:val="clear" w:color="auto" w:fill="auto"/>
            <w:noWrap/>
            <w:vAlign w:val="center"/>
            <w:hideMark/>
            <w:tcPrChange w:id="93" w:author="praktikum" w:date="2022-04-12T15:17:00Z">
              <w:tcPr>
                <w:tcW w:w="3131" w:type="dxa"/>
                <w:tcBorders>
                  <w:top w:val="nil"/>
                  <w:left w:val="nil"/>
                  <w:bottom w:val="single" w:sz="8" w:space="0" w:color="auto"/>
                  <w:right w:val="nil"/>
                </w:tcBorders>
                <w:shd w:val="clear" w:color="auto" w:fill="auto"/>
                <w:noWrap/>
                <w:vAlign w:val="center"/>
                <w:hideMark/>
              </w:tcPr>
            </w:tcPrChange>
          </w:tcPr>
          <w:p w14:paraId="57883A01" w14:textId="77777777" w:rsidR="00DF436C" w:rsidRPr="00DF436C" w:rsidRDefault="00DF436C" w:rsidP="00DF436C">
            <w:pPr>
              <w:spacing w:after="0" w:line="240" w:lineRule="auto"/>
              <w:contextualSpacing w:val="0"/>
              <w:jc w:val="both"/>
              <w:rPr>
                <w:ins w:id="94" w:author="praktikum" w:date="2022-04-12T15:17:00Z"/>
                <w:rFonts w:ascii="Arial" w:eastAsia="Times New Roman" w:hAnsi="Arial" w:cs="Arial"/>
                <w:color w:val="000000"/>
                <w:sz w:val="22"/>
                <w:szCs w:val="22"/>
                <w:lang w:val="de-DE" w:eastAsia="de-DE"/>
              </w:rPr>
            </w:pPr>
            <w:ins w:id="95" w:author="praktikum" w:date="2022-04-12T15:17:00Z">
              <w:r w:rsidRPr="00DF436C">
                <w:rPr>
                  <w:rFonts w:ascii="Arial" w:eastAsia="Times New Roman" w:hAnsi="Arial" w:cs="Arial"/>
                  <w:color w:val="000000"/>
                  <w:sz w:val="22"/>
                  <w:szCs w:val="22"/>
                  <w:lang w:val="de-DE" w:eastAsia="de-DE"/>
                </w:rPr>
                <w:t>N</w:t>
              </w:r>
            </w:ins>
          </w:p>
        </w:tc>
        <w:tc>
          <w:tcPr>
            <w:tcW w:w="1046" w:type="dxa"/>
            <w:tcBorders>
              <w:top w:val="nil"/>
              <w:left w:val="nil"/>
              <w:bottom w:val="single" w:sz="8" w:space="0" w:color="auto"/>
              <w:right w:val="nil"/>
            </w:tcBorders>
            <w:shd w:val="clear" w:color="auto" w:fill="auto"/>
            <w:noWrap/>
            <w:vAlign w:val="center"/>
            <w:hideMark/>
            <w:tcPrChange w:id="96" w:author="praktikum" w:date="2022-04-12T15:17:00Z">
              <w:tcPr>
                <w:tcW w:w="1046" w:type="dxa"/>
                <w:tcBorders>
                  <w:top w:val="nil"/>
                  <w:left w:val="nil"/>
                  <w:bottom w:val="single" w:sz="8" w:space="0" w:color="auto"/>
                  <w:right w:val="nil"/>
                </w:tcBorders>
                <w:shd w:val="clear" w:color="auto" w:fill="auto"/>
                <w:noWrap/>
                <w:vAlign w:val="center"/>
                <w:hideMark/>
              </w:tcPr>
            </w:tcPrChange>
          </w:tcPr>
          <w:p w14:paraId="20261B59" w14:textId="77777777" w:rsidR="00DF436C" w:rsidRPr="00DF436C" w:rsidRDefault="00DF436C" w:rsidP="00DF436C">
            <w:pPr>
              <w:spacing w:after="0" w:line="240" w:lineRule="auto"/>
              <w:contextualSpacing w:val="0"/>
              <w:jc w:val="both"/>
              <w:rPr>
                <w:ins w:id="97" w:author="praktikum" w:date="2022-04-12T15:17:00Z"/>
                <w:rFonts w:ascii="Arial" w:eastAsia="Times New Roman" w:hAnsi="Arial" w:cs="Arial"/>
                <w:color w:val="000000"/>
                <w:sz w:val="22"/>
                <w:szCs w:val="22"/>
                <w:lang w:val="de-DE" w:eastAsia="de-DE"/>
              </w:rPr>
            </w:pPr>
            <w:ins w:id="98" w:author="praktikum" w:date="2022-04-12T15:17:00Z">
              <w:r w:rsidRPr="00DF436C">
                <w:rPr>
                  <w:rFonts w:ascii="Arial" w:eastAsia="Times New Roman" w:hAnsi="Arial" w:cs="Arial"/>
                  <w:color w:val="000000"/>
                  <w:sz w:val="22"/>
                  <w:szCs w:val="22"/>
                  <w:lang w:val="de-DE" w:eastAsia="de-DE"/>
                </w:rPr>
                <w:t>24</w:t>
              </w:r>
            </w:ins>
          </w:p>
        </w:tc>
        <w:tc>
          <w:tcPr>
            <w:tcW w:w="1045" w:type="dxa"/>
            <w:tcBorders>
              <w:top w:val="nil"/>
              <w:left w:val="nil"/>
              <w:bottom w:val="single" w:sz="8" w:space="0" w:color="auto"/>
              <w:right w:val="nil"/>
            </w:tcBorders>
            <w:shd w:val="clear" w:color="auto" w:fill="auto"/>
            <w:noWrap/>
            <w:vAlign w:val="center"/>
            <w:hideMark/>
            <w:tcPrChange w:id="99" w:author="praktikum" w:date="2022-04-12T15:17:00Z">
              <w:tcPr>
                <w:tcW w:w="1045" w:type="dxa"/>
                <w:tcBorders>
                  <w:top w:val="nil"/>
                  <w:left w:val="nil"/>
                  <w:bottom w:val="single" w:sz="8" w:space="0" w:color="auto"/>
                  <w:right w:val="nil"/>
                </w:tcBorders>
                <w:shd w:val="clear" w:color="auto" w:fill="auto"/>
                <w:noWrap/>
                <w:vAlign w:val="center"/>
                <w:hideMark/>
              </w:tcPr>
            </w:tcPrChange>
          </w:tcPr>
          <w:p w14:paraId="70F3D6C8" w14:textId="77777777" w:rsidR="00DF436C" w:rsidRPr="00DF436C" w:rsidRDefault="00DF436C" w:rsidP="00DF436C">
            <w:pPr>
              <w:spacing w:after="0" w:line="240" w:lineRule="auto"/>
              <w:contextualSpacing w:val="0"/>
              <w:jc w:val="both"/>
              <w:rPr>
                <w:ins w:id="100" w:author="praktikum" w:date="2022-04-12T15:17:00Z"/>
                <w:rFonts w:ascii="Arial" w:eastAsia="Times New Roman" w:hAnsi="Arial" w:cs="Arial"/>
                <w:color w:val="000000"/>
                <w:sz w:val="22"/>
                <w:szCs w:val="22"/>
                <w:lang w:val="de-DE" w:eastAsia="de-DE"/>
              </w:rPr>
            </w:pPr>
            <w:ins w:id="101" w:author="praktikum" w:date="2022-04-12T15:17:00Z">
              <w:r w:rsidRPr="00DF436C">
                <w:rPr>
                  <w:rFonts w:ascii="Arial" w:eastAsia="Times New Roman" w:hAnsi="Arial" w:cs="Arial"/>
                  <w:color w:val="000000"/>
                  <w:sz w:val="22"/>
                  <w:szCs w:val="22"/>
                  <w:lang w:val="de-DE" w:eastAsia="de-DE"/>
                </w:rPr>
                <w:t> </w:t>
              </w:r>
            </w:ins>
          </w:p>
        </w:tc>
        <w:tc>
          <w:tcPr>
            <w:tcW w:w="1047" w:type="dxa"/>
            <w:tcBorders>
              <w:top w:val="nil"/>
              <w:left w:val="nil"/>
              <w:bottom w:val="single" w:sz="8" w:space="0" w:color="auto"/>
              <w:right w:val="nil"/>
            </w:tcBorders>
            <w:shd w:val="clear" w:color="auto" w:fill="auto"/>
            <w:noWrap/>
            <w:vAlign w:val="center"/>
            <w:hideMark/>
            <w:tcPrChange w:id="102" w:author="praktikum" w:date="2022-04-12T15:17:00Z">
              <w:tcPr>
                <w:tcW w:w="1047" w:type="dxa"/>
                <w:tcBorders>
                  <w:top w:val="nil"/>
                  <w:left w:val="nil"/>
                  <w:bottom w:val="single" w:sz="8" w:space="0" w:color="auto"/>
                  <w:right w:val="nil"/>
                </w:tcBorders>
                <w:shd w:val="clear" w:color="auto" w:fill="auto"/>
                <w:noWrap/>
                <w:vAlign w:val="center"/>
                <w:hideMark/>
              </w:tcPr>
            </w:tcPrChange>
          </w:tcPr>
          <w:p w14:paraId="5583B25D" w14:textId="77777777" w:rsidR="00DF436C" w:rsidRPr="00DF436C" w:rsidRDefault="00DF436C" w:rsidP="00DF436C">
            <w:pPr>
              <w:spacing w:after="0" w:line="240" w:lineRule="auto"/>
              <w:contextualSpacing w:val="0"/>
              <w:jc w:val="both"/>
              <w:rPr>
                <w:ins w:id="103" w:author="praktikum" w:date="2022-04-12T15:17:00Z"/>
                <w:rFonts w:ascii="Arial" w:eastAsia="Times New Roman" w:hAnsi="Arial" w:cs="Arial"/>
                <w:color w:val="000000"/>
                <w:sz w:val="22"/>
                <w:szCs w:val="22"/>
                <w:lang w:val="de-DE" w:eastAsia="de-DE"/>
              </w:rPr>
            </w:pPr>
            <w:ins w:id="104" w:author="praktikum" w:date="2022-04-12T15:17:00Z">
              <w:r w:rsidRPr="00DF436C">
                <w:rPr>
                  <w:rFonts w:ascii="Arial" w:eastAsia="Times New Roman" w:hAnsi="Arial" w:cs="Arial"/>
                  <w:color w:val="000000"/>
                  <w:sz w:val="22"/>
                  <w:szCs w:val="22"/>
                  <w:lang w:val="de-DE" w:eastAsia="de-DE"/>
                </w:rPr>
                <w:t>22</w:t>
              </w:r>
            </w:ins>
          </w:p>
        </w:tc>
        <w:tc>
          <w:tcPr>
            <w:tcW w:w="1045" w:type="dxa"/>
            <w:tcBorders>
              <w:top w:val="nil"/>
              <w:left w:val="nil"/>
              <w:bottom w:val="single" w:sz="8" w:space="0" w:color="auto"/>
              <w:right w:val="nil"/>
            </w:tcBorders>
            <w:shd w:val="clear" w:color="auto" w:fill="auto"/>
            <w:noWrap/>
            <w:vAlign w:val="center"/>
            <w:hideMark/>
            <w:tcPrChange w:id="105" w:author="praktikum" w:date="2022-04-12T15:17:00Z">
              <w:tcPr>
                <w:tcW w:w="1045" w:type="dxa"/>
                <w:tcBorders>
                  <w:top w:val="nil"/>
                  <w:left w:val="nil"/>
                  <w:bottom w:val="single" w:sz="8" w:space="0" w:color="auto"/>
                  <w:right w:val="nil"/>
                </w:tcBorders>
                <w:shd w:val="clear" w:color="auto" w:fill="auto"/>
                <w:noWrap/>
                <w:vAlign w:val="center"/>
                <w:hideMark/>
              </w:tcPr>
            </w:tcPrChange>
          </w:tcPr>
          <w:p w14:paraId="385E6F6E" w14:textId="77777777" w:rsidR="00DF436C" w:rsidRPr="00DF436C" w:rsidRDefault="00DF436C" w:rsidP="00DF436C">
            <w:pPr>
              <w:spacing w:after="0" w:line="240" w:lineRule="auto"/>
              <w:contextualSpacing w:val="0"/>
              <w:jc w:val="both"/>
              <w:rPr>
                <w:ins w:id="106" w:author="praktikum" w:date="2022-04-12T15:17:00Z"/>
                <w:rFonts w:ascii="Arial" w:eastAsia="Times New Roman" w:hAnsi="Arial" w:cs="Arial"/>
                <w:color w:val="000000"/>
                <w:sz w:val="22"/>
                <w:szCs w:val="22"/>
                <w:lang w:val="de-DE" w:eastAsia="de-DE"/>
              </w:rPr>
            </w:pPr>
            <w:ins w:id="107" w:author="praktikum" w:date="2022-04-12T15:17:00Z">
              <w:r w:rsidRPr="00DF436C">
                <w:rPr>
                  <w:rFonts w:ascii="Arial" w:eastAsia="Times New Roman" w:hAnsi="Arial" w:cs="Arial"/>
                  <w:color w:val="000000"/>
                  <w:sz w:val="22"/>
                  <w:szCs w:val="22"/>
                  <w:lang w:val="de-DE" w:eastAsia="de-DE"/>
                </w:rPr>
                <w:t> </w:t>
              </w:r>
            </w:ins>
          </w:p>
        </w:tc>
        <w:tc>
          <w:tcPr>
            <w:tcW w:w="1047" w:type="dxa"/>
            <w:tcBorders>
              <w:top w:val="nil"/>
              <w:left w:val="nil"/>
              <w:bottom w:val="single" w:sz="8" w:space="0" w:color="auto"/>
              <w:right w:val="nil"/>
            </w:tcBorders>
            <w:shd w:val="clear" w:color="auto" w:fill="auto"/>
            <w:noWrap/>
            <w:vAlign w:val="center"/>
            <w:hideMark/>
            <w:tcPrChange w:id="108" w:author="praktikum" w:date="2022-04-12T15:17:00Z">
              <w:tcPr>
                <w:tcW w:w="1047" w:type="dxa"/>
                <w:tcBorders>
                  <w:top w:val="nil"/>
                  <w:left w:val="nil"/>
                  <w:bottom w:val="single" w:sz="8" w:space="0" w:color="auto"/>
                  <w:right w:val="nil"/>
                </w:tcBorders>
                <w:shd w:val="clear" w:color="auto" w:fill="auto"/>
                <w:noWrap/>
                <w:vAlign w:val="center"/>
                <w:hideMark/>
              </w:tcPr>
            </w:tcPrChange>
          </w:tcPr>
          <w:p w14:paraId="19E59A0B" w14:textId="77777777" w:rsidR="00DF436C" w:rsidRPr="00DF436C" w:rsidRDefault="00DF436C" w:rsidP="00DF436C">
            <w:pPr>
              <w:spacing w:after="0" w:line="240" w:lineRule="auto"/>
              <w:contextualSpacing w:val="0"/>
              <w:jc w:val="both"/>
              <w:rPr>
                <w:ins w:id="109" w:author="praktikum" w:date="2022-04-12T15:17:00Z"/>
                <w:rFonts w:ascii="Arial" w:eastAsia="Times New Roman" w:hAnsi="Arial" w:cs="Arial"/>
                <w:color w:val="000000"/>
                <w:sz w:val="22"/>
                <w:szCs w:val="22"/>
                <w:lang w:val="de-DE" w:eastAsia="de-DE"/>
              </w:rPr>
            </w:pPr>
            <w:ins w:id="110" w:author="praktikum" w:date="2022-04-12T15:17:00Z">
              <w:r w:rsidRPr="00DF436C">
                <w:rPr>
                  <w:rFonts w:ascii="Arial" w:eastAsia="Times New Roman" w:hAnsi="Arial" w:cs="Arial"/>
                  <w:color w:val="000000"/>
                  <w:sz w:val="22"/>
                  <w:szCs w:val="22"/>
                  <w:lang w:val="de-DE" w:eastAsia="de-DE"/>
                </w:rPr>
                <w:t>25</w:t>
              </w:r>
            </w:ins>
          </w:p>
        </w:tc>
        <w:tc>
          <w:tcPr>
            <w:tcW w:w="1045" w:type="dxa"/>
            <w:tcBorders>
              <w:top w:val="nil"/>
              <w:left w:val="nil"/>
              <w:bottom w:val="single" w:sz="8" w:space="0" w:color="auto"/>
              <w:right w:val="nil"/>
            </w:tcBorders>
            <w:shd w:val="clear" w:color="auto" w:fill="auto"/>
            <w:noWrap/>
            <w:vAlign w:val="center"/>
            <w:hideMark/>
            <w:tcPrChange w:id="111" w:author="praktikum" w:date="2022-04-12T15:17:00Z">
              <w:tcPr>
                <w:tcW w:w="1045" w:type="dxa"/>
                <w:tcBorders>
                  <w:top w:val="nil"/>
                  <w:left w:val="nil"/>
                  <w:bottom w:val="single" w:sz="8" w:space="0" w:color="auto"/>
                  <w:right w:val="nil"/>
                </w:tcBorders>
                <w:shd w:val="clear" w:color="auto" w:fill="auto"/>
                <w:noWrap/>
                <w:vAlign w:val="center"/>
                <w:hideMark/>
              </w:tcPr>
            </w:tcPrChange>
          </w:tcPr>
          <w:p w14:paraId="18534BA0" w14:textId="77777777" w:rsidR="00DF436C" w:rsidRPr="00DF436C" w:rsidRDefault="00DF436C" w:rsidP="00DF436C">
            <w:pPr>
              <w:spacing w:after="0" w:line="240" w:lineRule="auto"/>
              <w:contextualSpacing w:val="0"/>
              <w:jc w:val="both"/>
              <w:rPr>
                <w:ins w:id="112" w:author="praktikum" w:date="2022-04-12T15:17:00Z"/>
                <w:rFonts w:ascii="Arial" w:eastAsia="Times New Roman" w:hAnsi="Arial" w:cs="Arial"/>
                <w:color w:val="000000"/>
                <w:sz w:val="22"/>
                <w:szCs w:val="22"/>
                <w:lang w:val="de-DE" w:eastAsia="de-DE"/>
              </w:rPr>
            </w:pPr>
            <w:ins w:id="113" w:author="praktikum" w:date="2022-04-12T15:17:00Z">
              <w:r w:rsidRPr="00DF436C">
                <w:rPr>
                  <w:rFonts w:ascii="Arial" w:eastAsia="Times New Roman" w:hAnsi="Arial" w:cs="Arial"/>
                  <w:color w:val="000000"/>
                  <w:sz w:val="22"/>
                  <w:szCs w:val="22"/>
                  <w:lang w:val="de-DE" w:eastAsia="de-DE"/>
                </w:rPr>
                <w:t> </w:t>
              </w:r>
            </w:ins>
          </w:p>
        </w:tc>
      </w:tr>
      <w:tr w:rsidR="00DF436C" w:rsidRPr="00DF436C" w14:paraId="26112586" w14:textId="77777777" w:rsidTr="00DF436C">
        <w:trPr>
          <w:trHeight w:val="340"/>
          <w:ins w:id="114" w:author="praktikum" w:date="2022-04-12T15:17:00Z"/>
          <w:trPrChange w:id="115"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116" w:author="praktikum" w:date="2022-04-12T15:17:00Z">
              <w:tcPr>
                <w:tcW w:w="3131" w:type="dxa"/>
                <w:tcBorders>
                  <w:top w:val="nil"/>
                  <w:left w:val="nil"/>
                  <w:bottom w:val="nil"/>
                  <w:right w:val="nil"/>
                </w:tcBorders>
                <w:shd w:val="clear" w:color="auto" w:fill="auto"/>
                <w:noWrap/>
                <w:vAlign w:val="center"/>
                <w:hideMark/>
              </w:tcPr>
            </w:tcPrChange>
          </w:tcPr>
          <w:p w14:paraId="76C6F7A8" w14:textId="77777777" w:rsidR="00DF436C" w:rsidRPr="00DF436C" w:rsidRDefault="00DF436C" w:rsidP="00DF436C">
            <w:pPr>
              <w:spacing w:after="0" w:line="240" w:lineRule="auto"/>
              <w:contextualSpacing w:val="0"/>
              <w:jc w:val="both"/>
              <w:rPr>
                <w:ins w:id="117" w:author="praktikum" w:date="2022-04-12T15:17:00Z"/>
                <w:rFonts w:ascii="Arial" w:eastAsia="Times New Roman" w:hAnsi="Arial" w:cs="Arial"/>
                <w:color w:val="000000"/>
                <w:sz w:val="22"/>
                <w:szCs w:val="22"/>
                <w:lang w:val="de-DE" w:eastAsia="de-DE"/>
              </w:rPr>
            </w:pPr>
            <w:ins w:id="118" w:author="praktikum" w:date="2022-04-12T15:17:00Z">
              <w:r w:rsidRPr="00DF436C">
                <w:rPr>
                  <w:rFonts w:ascii="Arial" w:eastAsia="Times New Roman" w:hAnsi="Arial" w:cs="Arial"/>
                  <w:color w:val="000000"/>
                  <w:sz w:val="22"/>
                  <w:szCs w:val="22"/>
                  <w:lang w:val="de-DE" w:eastAsia="de-DE"/>
                </w:rPr>
                <w:t>Age (</w:t>
              </w:r>
              <w:proofErr w:type="spellStart"/>
              <w:r w:rsidRPr="00DF436C">
                <w:rPr>
                  <w:rFonts w:ascii="Arial" w:eastAsia="Times New Roman" w:hAnsi="Arial" w:cs="Arial"/>
                  <w:color w:val="000000"/>
                  <w:sz w:val="22"/>
                  <w:szCs w:val="22"/>
                  <w:lang w:val="de-DE" w:eastAsia="de-DE"/>
                </w:rPr>
                <w:t>years</w:t>
              </w:r>
              <w:proofErr w:type="spellEnd"/>
              <w:r w:rsidRPr="00DF436C">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Change w:id="119" w:author="praktikum" w:date="2022-04-12T15:17:00Z">
              <w:tcPr>
                <w:tcW w:w="1046" w:type="dxa"/>
                <w:tcBorders>
                  <w:top w:val="nil"/>
                  <w:left w:val="nil"/>
                  <w:bottom w:val="nil"/>
                  <w:right w:val="nil"/>
                </w:tcBorders>
                <w:shd w:val="clear" w:color="000000" w:fill="FFFFFF"/>
                <w:noWrap/>
                <w:vAlign w:val="center"/>
                <w:hideMark/>
              </w:tcPr>
            </w:tcPrChange>
          </w:tcPr>
          <w:p w14:paraId="4A17DD5E" w14:textId="77777777" w:rsidR="00DF436C" w:rsidRPr="00DF436C" w:rsidRDefault="00DF436C" w:rsidP="00DF436C">
            <w:pPr>
              <w:spacing w:after="0" w:line="240" w:lineRule="auto"/>
              <w:contextualSpacing w:val="0"/>
              <w:jc w:val="both"/>
              <w:rPr>
                <w:ins w:id="120" w:author="praktikum" w:date="2022-04-12T15:17:00Z"/>
                <w:rFonts w:ascii="Arial" w:eastAsia="Times New Roman" w:hAnsi="Arial" w:cs="Arial"/>
                <w:color w:val="000000"/>
                <w:sz w:val="22"/>
                <w:szCs w:val="22"/>
                <w:lang w:val="de-DE" w:eastAsia="de-DE"/>
              </w:rPr>
            </w:pPr>
            <w:ins w:id="121" w:author="praktikum" w:date="2022-04-12T15:17:00Z">
              <w:r w:rsidRPr="00DF436C">
                <w:rPr>
                  <w:rFonts w:ascii="Arial" w:eastAsia="Times New Roman" w:hAnsi="Arial" w:cs="Arial"/>
                  <w:color w:val="000000"/>
                  <w:sz w:val="22"/>
                  <w:szCs w:val="22"/>
                  <w:lang w:val="de-DE" w:eastAsia="de-DE"/>
                </w:rPr>
                <w:t>24</w:t>
              </w:r>
            </w:ins>
          </w:p>
        </w:tc>
        <w:tc>
          <w:tcPr>
            <w:tcW w:w="1045" w:type="dxa"/>
            <w:tcBorders>
              <w:top w:val="nil"/>
              <w:left w:val="nil"/>
              <w:bottom w:val="nil"/>
              <w:right w:val="nil"/>
            </w:tcBorders>
            <w:shd w:val="clear" w:color="000000" w:fill="FFFFFF"/>
            <w:noWrap/>
            <w:vAlign w:val="center"/>
            <w:hideMark/>
            <w:tcPrChange w:id="122" w:author="praktikum" w:date="2022-04-12T15:17:00Z">
              <w:tcPr>
                <w:tcW w:w="1045" w:type="dxa"/>
                <w:tcBorders>
                  <w:top w:val="nil"/>
                  <w:left w:val="nil"/>
                  <w:bottom w:val="nil"/>
                  <w:right w:val="nil"/>
                </w:tcBorders>
                <w:shd w:val="clear" w:color="000000" w:fill="FFFFFF"/>
                <w:noWrap/>
                <w:vAlign w:val="center"/>
                <w:hideMark/>
              </w:tcPr>
            </w:tcPrChange>
          </w:tcPr>
          <w:p w14:paraId="10944A60" w14:textId="77777777" w:rsidR="00DF436C" w:rsidRPr="00DF436C" w:rsidRDefault="00DF436C" w:rsidP="00DF436C">
            <w:pPr>
              <w:spacing w:after="0" w:line="240" w:lineRule="auto"/>
              <w:contextualSpacing w:val="0"/>
              <w:jc w:val="both"/>
              <w:rPr>
                <w:ins w:id="123" w:author="praktikum" w:date="2022-04-12T15:17:00Z"/>
                <w:rFonts w:ascii="Arial" w:eastAsia="Times New Roman" w:hAnsi="Arial" w:cs="Arial"/>
                <w:color w:val="000000"/>
                <w:sz w:val="22"/>
                <w:szCs w:val="22"/>
                <w:lang w:val="de-DE" w:eastAsia="de-DE"/>
              </w:rPr>
            </w:pPr>
            <w:ins w:id="124" w:author="praktikum" w:date="2022-04-12T15:17:00Z">
              <w:r w:rsidRPr="00DF436C">
                <w:rPr>
                  <w:rFonts w:ascii="Arial" w:eastAsia="Times New Roman" w:hAnsi="Arial" w:cs="Arial"/>
                  <w:color w:val="000000"/>
                  <w:sz w:val="22"/>
                  <w:szCs w:val="22"/>
                  <w:lang w:val="de-DE" w:eastAsia="de-DE"/>
                </w:rPr>
                <w:t>±3,58</w:t>
              </w:r>
            </w:ins>
          </w:p>
        </w:tc>
        <w:tc>
          <w:tcPr>
            <w:tcW w:w="1047" w:type="dxa"/>
            <w:tcBorders>
              <w:top w:val="nil"/>
              <w:left w:val="nil"/>
              <w:bottom w:val="nil"/>
              <w:right w:val="nil"/>
            </w:tcBorders>
            <w:shd w:val="clear" w:color="000000" w:fill="FFFFFF"/>
            <w:noWrap/>
            <w:vAlign w:val="center"/>
            <w:hideMark/>
            <w:tcPrChange w:id="125" w:author="praktikum" w:date="2022-04-12T15:17:00Z">
              <w:tcPr>
                <w:tcW w:w="1047" w:type="dxa"/>
                <w:tcBorders>
                  <w:top w:val="nil"/>
                  <w:left w:val="nil"/>
                  <w:bottom w:val="nil"/>
                  <w:right w:val="nil"/>
                </w:tcBorders>
                <w:shd w:val="clear" w:color="000000" w:fill="FFFFFF"/>
                <w:noWrap/>
                <w:vAlign w:val="center"/>
                <w:hideMark/>
              </w:tcPr>
            </w:tcPrChange>
          </w:tcPr>
          <w:p w14:paraId="23F5F595" w14:textId="77777777" w:rsidR="00DF436C" w:rsidRPr="00DF436C" w:rsidRDefault="00DF436C" w:rsidP="00DF436C">
            <w:pPr>
              <w:spacing w:after="0" w:line="240" w:lineRule="auto"/>
              <w:contextualSpacing w:val="0"/>
              <w:jc w:val="both"/>
              <w:rPr>
                <w:ins w:id="126" w:author="praktikum" w:date="2022-04-12T15:17:00Z"/>
                <w:rFonts w:ascii="Arial" w:eastAsia="Times New Roman" w:hAnsi="Arial" w:cs="Arial"/>
                <w:color w:val="000000"/>
                <w:sz w:val="22"/>
                <w:szCs w:val="22"/>
                <w:lang w:val="de-DE" w:eastAsia="de-DE"/>
              </w:rPr>
            </w:pPr>
            <w:ins w:id="127" w:author="praktikum" w:date="2022-04-12T15:17:00Z">
              <w:r w:rsidRPr="00DF436C">
                <w:rPr>
                  <w:rFonts w:ascii="Arial" w:eastAsia="Times New Roman" w:hAnsi="Arial" w:cs="Arial"/>
                  <w:color w:val="000000"/>
                  <w:sz w:val="22"/>
                  <w:szCs w:val="22"/>
                  <w:lang w:val="de-DE" w:eastAsia="de-DE"/>
                </w:rPr>
                <w:t>24,86</w:t>
              </w:r>
            </w:ins>
          </w:p>
        </w:tc>
        <w:tc>
          <w:tcPr>
            <w:tcW w:w="1045" w:type="dxa"/>
            <w:tcBorders>
              <w:top w:val="nil"/>
              <w:left w:val="nil"/>
              <w:bottom w:val="nil"/>
              <w:right w:val="nil"/>
            </w:tcBorders>
            <w:shd w:val="clear" w:color="000000" w:fill="FFFFFF"/>
            <w:noWrap/>
            <w:vAlign w:val="center"/>
            <w:hideMark/>
            <w:tcPrChange w:id="128" w:author="praktikum" w:date="2022-04-12T15:17:00Z">
              <w:tcPr>
                <w:tcW w:w="1045" w:type="dxa"/>
                <w:tcBorders>
                  <w:top w:val="nil"/>
                  <w:left w:val="nil"/>
                  <w:bottom w:val="nil"/>
                  <w:right w:val="nil"/>
                </w:tcBorders>
                <w:shd w:val="clear" w:color="000000" w:fill="FFFFFF"/>
                <w:noWrap/>
                <w:vAlign w:val="center"/>
                <w:hideMark/>
              </w:tcPr>
            </w:tcPrChange>
          </w:tcPr>
          <w:p w14:paraId="2DDB0B27" w14:textId="77777777" w:rsidR="00DF436C" w:rsidRPr="00DF436C" w:rsidRDefault="00DF436C" w:rsidP="00DF436C">
            <w:pPr>
              <w:spacing w:after="0" w:line="240" w:lineRule="auto"/>
              <w:contextualSpacing w:val="0"/>
              <w:jc w:val="both"/>
              <w:rPr>
                <w:ins w:id="129" w:author="praktikum" w:date="2022-04-12T15:17:00Z"/>
                <w:rFonts w:ascii="Arial" w:eastAsia="Times New Roman" w:hAnsi="Arial" w:cs="Arial"/>
                <w:color w:val="000000"/>
                <w:sz w:val="22"/>
                <w:szCs w:val="22"/>
                <w:lang w:val="de-DE" w:eastAsia="de-DE"/>
              </w:rPr>
            </w:pPr>
            <w:ins w:id="130" w:author="praktikum" w:date="2022-04-12T15:17:00Z">
              <w:r w:rsidRPr="00DF436C">
                <w:rPr>
                  <w:rFonts w:ascii="Arial" w:eastAsia="Times New Roman" w:hAnsi="Arial" w:cs="Arial"/>
                  <w:color w:val="000000"/>
                  <w:sz w:val="22"/>
                  <w:szCs w:val="22"/>
                  <w:lang w:val="de-DE" w:eastAsia="de-DE"/>
                </w:rPr>
                <w:t>±3,75</w:t>
              </w:r>
            </w:ins>
          </w:p>
        </w:tc>
        <w:tc>
          <w:tcPr>
            <w:tcW w:w="1047" w:type="dxa"/>
            <w:tcBorders>
              <w:top w:val="nil"/>
              <w:left w:val="nil"/>
              <w:bottom w:val="nil"/>
              <w:right w:val="nil"/>
            </w:tcBorders>
            <w:shd w:val="clear" w:color="000000" w:fill="FFFFFF"/>
            <w:noWrap/>
            <w:vAlign w:val="center"/>
            <w:hideMark/>
            <w:tcPrChange w:id="131" w:author="praktikum" w:date="2022-04-12T15:17:00Z">
              <w:tcPr>
                <w:tcW w:w="1047" w:type="dxa"/>
                <w:tcBorders>
                  <w:top w:val="nil"/>
                  <w:left w:val="nil"/>
                  <w:bottom w:val="nil"/>
                  <w:right w:val="nil"/>
                </w:tcBorders>
                <w:shd w:val="clear" w:color="000000" w:fill="FFFFFF"/>
                <w:noWrap/>
                <w:vAlign w:val="center"/>
                <w:hideMark/>
              </w:tcPr>
            </w:tcPrChange>
          </w:tcPr>
          <w:p w14:paraId="4747AF95" w14:textId="77777777" w:rsidR="00DF436C" w:rsidRPr="00DF436C" w:rsidRDefault="00DF436C" w:rsidP="00DF436C">
            <w:pPr>
              <w:spacing w:after="0" w:line="240" w:lineRule="auto"/>
              <w:contextualSpacing w:val="0"/>
              <w:jc w:val="both"/>
              <w:rPr>
                <w:ins w:id="132" w:author="praktikum" w:date="2022-04-12T15:17:00Z"/>
                <w:rFonts w:ascii="Arial" w:eastAsia="Times New Roman" w:hAnsi="Arial" w:cs="Arial"/>
                <w:color w:val="000000"/>
                <w:sz w:val="22"/>
                <w:szCs w:val="22"/>
                <w:lang w:val="de-DE" w:eastAsia="de-DE"/>
              </w:rPr>
            </w:pPr>
            <w:ins w:id="133" w:author="praktikum" w:date="2022-04-12T15:17:00Z">
              <w:r w:rsidRPr="00DF436C">
                <w:rPr>
                  <w:rFonts w:ascii="Arial" w:eastAsia="Times New Roman" w:hAnsi="Arial" w:cs="Arial"/>
                  <w:color w:val="000000"/>
                  <w:sz w:val="22"/>
                  <w:szCs w:val="22"/>
                  <w:lang w:val="de-DE" w:eastAsia="de-DE"/>
                </w:rPr>
                <w:t>25,56</w:t>
              </w:r>
            </w:ins>
          </w:p>
        </w:tc>
        <w:tc>
          <w:tcPr>
            <w:tcW w:w="1045" w:type="dxa"/>
            <w:tcBorders>
              <w:top w:val="nil"/>
              <w:left w:val="nil"/>
              <w:bottom w:val="nil"/>
              <w:right w:val="nil"/>
            </w:tcBorders>
            <w:shd w:val="clear" w:color="000000" w:fill="FFFFFF"/>
            <w:noWrap/>
            <w:vAlign w:val="center"/>
            <w:hideMark/>
            <w:tcPrChange w:id="134" w:author="praktikum" w:date="2022-04-12T15:17:00Z">
              <w:tcPr>
                <w:tcW w:w="1045" w:type="dxa"/>
                <w:tcBorders>
                  <w:top w:val="nil"/>
                  <w:left w:val="nil"/>
                  <w:bottom w:val="nil"/>
                  <w:right w:val="nil"/>
                </w:tcBorders>
                <w:shd w:val="clear" w:color="000000" w:fill="FFFFFF"/>
                <w:noWrap/>
                <w:vAlign w:val="center"/>
                <w:hideMark/>
              </w:tcPr>
            </w:tcPrChange>
          </w:tcPr>
          <w:p w14:paraId="2427CDDC" w14:textId="77777777" w:rsidR="00DF436C" w:rsidRPr="00DF436C" w:rsidRDefault="00DF436C" w:rsidP="00DF436C">
            <w:pPr>
              <w:spacing w:after="0" w:line="240" w:lineRule="auto"/>
              <w:contextualSpacing w:val="0"/>
              <w:jc w:val="both"/>
              <w:rPr>
                <w:ins w:id="135" w:author="praktikum" w:date="2022-04-12T15:17:00Z"/>
                <w:rFonts w:ascii="Arial" w:eastAsia="Times New Roman" w:hAnsi="Arial" w:cs="Arial"/>
                <w:color w:val="000000"/>
                <w:sz w:val="22"/>
                <w:szCs w:val="22"/>
                <w:lang w:val="de-DE" w:eastAsia="de-DE"/>
              </w:rPr>
            </w:pPr>
            <w:ins w:id="136" w:author="praktikum" w:date="2022-04-12T15:17:00Z">
              <w:r w:rsidRPr="00DF436C">
                <w:rPr>
                  <w:rFonts w:ascii="Arial" w:eastAsia="Times New Roman" w:hAnsi="Arial" w:cs="Arial"/>
                  <w:color w:val="000000"/>
                  <w:sz w:val="22"/>
                  <w:szCs w:val="22"/>
                  <w:lang w:val="de-DE" w:eastAsia="de-DE"/>
                </w:rPr>
                <w:t>±3,87</w:t>
              </w:r>
            </w:ins>
          </w:p>
        </w:tc>
      </w:tr>
      <w:tr w:rsidR="00DF436C" w:rsidRPr="00DF436C" w14:paraId="4E5D571D" w14:textId="77777777" w:rsidTr="00DF436C">
        <w:trPr>
          <w:trHeight w:val="340"/>
          <w:ins w:id="137" w:author="praktikum" w:date="2022-04-12T15:17:00Z"/>
          <w:trPrChange w:id="138"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139" w:author="praktikum" w:date="2022-04-12T15:17:00Z">
              <w:tcPr>
                <w:tcW w:w="3131" w:type="dxa"/>
                <w:tcBorders>
                  <w:top w:val="nil"/>
                  <w:left w:val="nil"/>
                  <w:bottom w:val="nil"/>
                  <w:right w:val="nil"/>
                </w:tcBorders>
                <w:shd w:val="clear" w:color="auto" w:fill="auto"/>
                <w:noWrap/>
                <w:vAlign w:val="center"/>
                <w:hideMark/>
              </w:tcPr>
            </w:tcPrChange>
          </w:tcPr>
          <w:p w14:paraId="7AD94CC9" w14:textId="77777777" w:rsidR="00DF436C" w:rsidRPr="00DF436C" w:rsidRDefault="00DF436C" w:rsidP="00DF436C">
            <w:pPr>
              <w:spacing w:after="0" w:line="240" w:lineRule="auto"/>
              <w:contextualSpacing w:val="0"/>
              <w:jc w:val="both"/>
              <w:rPr>
                <w:ins w:id="140" w:author="praktikum" w:date="2022-04-12T15:17:00Z"/>
                <w:rFonts w:ascii="Arial" w:eastAsia="Times New Roman" w:hAnsi="Arial" w:cs="Arial"/>
                <w:color w:val="000000"/>
                <w:sz w:val="22"/>
                <w:szCs w:val="22"/>
                <w:lang w:val="de-DE" w:eastAsia="de-DE"/>
              </w:rPr>
            </w:pPr>
            <w:ins w:id="141" w:author="praktikum" w:date="2022-04-12T15:17:00Z">
              <w:r w:rsidRPr="00DF436C">
                <w:rPr>
                  <w:rFonts w:ascii="Arial" w:eastAsia="Times New Roman" w:hAnsi="Arial" w:cs="Arial"/>
                  <w:color w:val="000000"/>
                  <w:sz w:val="22"/>
                  <w:szCs w:val="22"/>
                  <w:lang w:val="de-DE" w:eastAsia="de-DE"/>
                </w:rPr>
                <w:t>Height (cm)</w:t>
              </w:r>
            </w:ins>
          </w:p>
        </w:tc>
        <w:tc>
          <w:tcPr>
            <w:tcW w:w="1046" w:type="dxa"/>
            <w:tcBorders>
              <w:top w:val="nil"/>
              <w:left w:val="nil"/>
              <w:bottom w:val="nil"/>
              <w:right w:val="nil"/>
            </w:tcBorders>
            <w:shd w:val="clear" w:color="000000" w:fill="FFFFFF"/>
            <w:noWrap/>
            <w:vAlign w:val="center"/>
            <w:hideMark/>
            <w:tcPrChange w:id="142" w:author="praktikum" w:date="2022-04-12T15:17:00Z">
              <w:tcPr>
                <w:tcW w:w="1046" w:type="dxa"/>
                <w:tcBorders>
                  <w:top w:val="nil"/>
                  <w:left w:val="nil"/>
                  <w:bottom w:val="nil"/>
                  <w:right w:val="nil"/>
                </w:tcBorders>
                <w:shd w:val="clear" w:color="000000" w:fill="FFFFFF"/>
                <w:noWrap/>
                <w:vAlign w:val="center"/>
                <w:hideMark/>
              </w:tcPr>
            </w:tcPrChange>
          </w:tcPr>
          <w:p w14:paraId="7D63A351" w14:textId="77777777" w:rsidR="00DF436C" w:rsidRPr="00DF436C" w:rsidRDefault="00DF436C" w:rsidP="00DF436C">
            <w:pPr>
              <w:spacing w:after="0" w:line="240" w:lineRule="auto"/>
              <w:contextualSpacing w:val="0"/>
              <w:jc w:val="both"/>
              <w:rPr>
                <w:ins w:id="143" w:author="praktikum" w:date="2022-04-12T15:17:00Z"/>
                <w:rFonts w:ascii="Arial" w:eastAsia="Times New Roman" w:hAnsi="Arial" w:cs="Arial"/>
                <w:color w:val="000000"/>
                <w:sz w:val="22"/>
                <w:szCs w:val="22"/>
                <w:lang w:val="de-DE" w:eastAsia="de-DE"/>
              </w:rPr>
            </w:pPr>
            <w:ins w:id="144" w:author="praktikum" w:date="2022-04-12T15:17:00Z">
              <w:r w:rsidRPr="00DF436C">
                <w:rPr>
                  <w:rFonts w:ascii="Arial" w:eastAsia="Times New Roman" w:hAnsi="Arial" w:cs="Arial"/>
                  <w:color w:val="000000"/>
                  <w:sz w:val="22"/>
                  <w:szCs w:val="22"/>
                  <w:lang w:val="de-DE" w:eastAsia="de-DE"/>
                </w:rPr>
                <w:t>184,63</w:t>
              </w:r>
            </w:ins>
          </w:p>
        </w:tc>
        <w:tc>
          <w:tcPr>
            <w:tcW w:w="1045" w:type="dxa"/>
            <w:tcBorders>
              <w:top w:val="nil"/>
              <w:left w:val="nil"/>
              <w:bottom w:val="nil"/>
              <w:right w:val="nil"/>
            </w:tcBorders>
            <w:shd w:val="clear" w:color="000000" w:fill="FFFFFF"/>
            <w:noWrap/>
            <w:vAlign w:val="center"/>
            <w:hideMark/>
            <w:tcPrChange w:id="145" w:author="praktikum" w:date="2022-04-12T15:17:00Z">
              <w:tcPr>
                <w:tcW w:w="1045" w:type="dxa"/>
                <w:tcBorders>
                  <w:top w:val="nil"/>
                  <w:left w:val="nil"/>
                  <w:bottom w:val="nil"/>
                  <w:right w:val="nil"/>
                </w:tcBorders>
                <w:shd w:val="clear" w:color="000000" w:fill="FFFFFF"/>
                <w:noWrap/>
                <w:vAlign w:val="center"/>
                <w:hideMark/>
              </w:tcPr>
            </w:tcPrChange>
          </w:tcPr>
          <w:p w14:paraId="727D54A2" w14:textId="77777777" w:rsidR="00DF436C" w:rsidRPr="00DF436C" w:rsidRDefault="00DF436C" w:rsidP="00DF436C">
            <w:pPr>
              <w:spacing w:after="0" w:line="240" w:lineRule="auto"/>
              <w:contextualSpacing w:val="0"/>
              <w:jc w:val="both"/>
              <w:rPr>
                <w:ins w:id="146" w:author="praktikum" w:date="2022-04-12T15:17:00Z"/>
                <w:rFonts w:ascii="Arial" w:eastAsia="Times New Roman" w:hAnsi="Arial" w:cs="Arial"/>
                <w:color w:val="000000"/>
                <w:sz w:val="22"/>
                <w:szCs w:val="22"/>
                <w:lang w:val="de-DE" w:eastAsia="de-DE"/>
              </w:rPr>
            </w:pPr>
            <w:ins w:id="147" w:author="praktikum" w:date="2022-04-12T15:17:00Z">
              <w:r w:rsidRPr="00DF436C">
                <w:rPr>
                  <w:rFonts w:ascii="Arial" w:eastAsia="Times New Roman" w:hAnsi="Arial" w:cs="Arial"/>
                  <w:color w:val="000000"/>
                  <w:sz w:val="22"/>
                  <w:szCs w:val="22"/>
                  <w:lang w:val="de-DE" w:eastAsia="de-DE"/>
                </w:rPr>
                <w:t>±5,44</w:t>
              </w:r>
            </w:ins>
          </w:p>
        </w:tc>
        <w:tc>
          <w:tcPr>
            <w:tcW w:w="1047" w:type="dxa"/>
            <w:tcBorders>
              <w:top w:val="nil"/>
              <w:left w:val="nil"/>
              <w:bottom w:val="nil"/>
              <w:right w:val="nil"/>
            </w:tcBorders>
            <w:shd w:val="clear" w:color="000000" w:fill="FFFFFF"/>
            <w:noWrap/>
            <w:vAlign w:val="center"/>
            <w:hideMark/>
            <w:tcPrChange w:id="148" w:author="praktikum" w:date="2022-04-12T15:17:00Z">
              <w:tcPr>
                <w:tcW w:w="1047" w:type="dxa"/>
                <w:tcBorders>
                  <w:top w:val="nil"/>
                  <w:left w:val="nil"/>
                  <w:bottom w:val="nil"/>
                  <w:right w:val="nil"/>
                </w:tcBorders>
                <w:shd w:val="clear" w:color="000000" w:fill="FFFFFF"/>
                <w:noWrap/>
                <w:vAlign w:val="center"/>
                <w:hideMark/>
              </w:tcPr>
            </w:tcPrChange>
          </w:tcPr>
          <w:p w14:paraId="4D24AE95" w14:textId="77777777" w:rsidR="00DF436C" w:rsidRPr="00DF436C" w:rsidRDefault="00DF436C" w:rsidP="00DF436C">
            <w:pPr>
              <w:spacing w:after="0" w:line="240" w:lineRule="auto"/>
              <w:contextualSpacing w:val="0"/>
              <w:jc w:val="both"/>
              <w:rPr>
                <w:ins w:id="149" w:author="praktikum" w:date="2022-04-12T15:17:00Z"/>
                <w:rFonts w:ascii="Arial" w:eastAsia="Times New Roman" w:hAnsi="Arial" w:cs="Arial"/>
                <w:color w:val="000000"/>
                <w:sz w:val="22"/>
                <w:szCs w:val="22"/>
                <w:lang w:val="de-DE" w:eastAsia="de-DE"/>
              </w:rPr>
            </w:pPr>
            <w:ins w:id="150" w:author="praktikum" w:date="2022-04-12T15:17:00Z">
              <w:r w:rsidRPr="00DF436C">
                <w:rPr>
                  <w:rFonts w:ascii="Arial" w:eastAsia="Times New Roman" w:hAnsi="Arial" w:cs="Arial"/>
                  <w:color w:val="000000"/>
                  <w:sz w:val="22"/>
                  <w:szCs w:val="22"/>
                  <w:lang w:val="de-DE" w:eastAsia="de-DE"/>
                </w:rPr>
                <w:t>181,64</w:t>
              </w:r>
            </w:ins>
          </w:p>
        </w:tc>
        <w:tc>
          <w:tcPr>
            <w:tcW w:w="1045" w:type="dxa"/>
            <w:tcBorders>
              <w:top w:val="nil"/>
              <w:left w:val="nil"/>
              <w:bottom w:val="nil"/>
              <w:right w:val="nil"/>
            </w:tcBorders>
            <w:shd w:val="clear" w:color="000000" w:fill="FFFFFF"/>
            <w:noWrap/>
            <w:vAlign w:val="center"/>
            <w:hideMark/>
            <w:tcPrChange w:id="151" w:author="praktikum" w:date="2022-04-12T15:17:00Z">
              <w:tcPr>
                <w:tcW w:w="1045" w:type="dxa"/>
                <w:tcBorders>
                  <w:top w:val="nil"/>
                  <w:left w:val="nil"/>
                  <w:bottom w:val="nil"/>
                  <w:right w:val="nil"/>
                </w:tcBorders>
                <w:shd w:val="clear" w:color="000000" w:fill="FFFFFF"/>
                <w:noWrap/>
                <w:vAlign w:val="center"/>
                <w:hideMark/>
              </w:tcPr>
            </w:tcPrChange>
          </w:tcPr>
          <w:p w14:paraId="134A5AFB" w14:textId="77777777" w:rsidR="00DF436C" w:rsidRPr="00DF436C" w:rsidRDefault="00DF436C" w:rsidP="00DF436C">
            <w:pPr>
              <w:spacing w:after="0" w:line="240" w:lineRule="auto"/>
              <w:contextualSpacing w:val="0"/>
              <w:jc w:val="both"/>
              <w:rPr>
                <w:ins w:id="152" w:author="praktikum" w:date="2022-04-12T15:17:00Z"/>
                <w:rFonts w:ascii="Arial" w:eastAsia="Times New Roman" w:hAnsi="Arial" w:cs="Arial"/>
                <w:color w:val="000000"/>
                <w:sz w:val="22"/>
                <w:szCs w:val="22"/>
                <w:lang w:val="de-DE" w:eastAsia="de-DE"/>
              </w:rPr>
            </w:pPr>
            <w:ins w:id="153" w:author="praktikum" w:date="2022-04-12T15:17:00Z">
              <w:r w:rsidRPr="00DF436C">
                <w:rPr>
                  <w:rFonts w:ascii="Arial" w:eastAsia="Times New Roman" w:hAnsi="Arial" w:cs="Arial"/>
                  <w:color w:val="000000"/>
                  <w:sz w:val="22"/>
                  <w:szCs w:val="22"/>
                  <w:lang w:val="de-DE" w:eastAsia="de-DE"/>
                </w:rPr>
                <w:t>±6,11</w:t>
              </w:r>
            </w:ins>
          </w:p>
        </w:tc>
        <w:tc>
          <w:tcPr>
            <w:tcW w:w="1047" w:type="dxa"/>
            <w:tcBorders>
              <w:top w:val="nil"/>
              <w:left w:val="nil"/>
              <w:bottom w:val="nil"/>
              <w:right w:val="nil"/>
            </w:tcBorders>
            <w:shd w:val="clear" w:color="000000" w:fill="FFFFFF"/>
            <w:noWrap/>
            <w:vAlign w:val="center"/>
            <w:hideMark/>
            <w:tcPrChange w:id="154" w:author="praktikum" w:date="2022-04-12T15:17:00Z">
              <w:tcPr>
                <w:tcW w:w="1047" w:type="dxa"/>
                <w:tcBorders>
                  <w:top w:val="nil"/>
                  <w:left w:val="nil"/>
                  <w:bottom w:val="nil"/>
                  <w:right w:val="nil"/>
                </w:tcBorders>
                <w:shd w:val="clear" w:color="000000" w:fill="FFFFFF"/>
                <w:noWrap/>
                <w:vAlign w:val="center"/>
                <w:hideMark/>
              </w:tcPr>
            </w:tcPrChange>
          </w:tcPr>
          <w:p w14:paraId="26910249" w14:textId="77777777" w:rsidR="00DF436C" w:rsidRPr="00DF436C" w:rsidRDefault="00DF436C" w:rsidP="00DF436C">
            <w:pPr>
              <w:spacing w:after="0" w:line="240" w:lineRule="auto"/>
              <w:contextualSpacing w:val="0"/>
              <w:jc w:val="both"/>
              <w:rPr>
                <w:ins w:id="155" w:author="praktikum" w:date="2022-04-12T15:17:00Z"/>
                <w:rFonts w:ascii="Arial" w:eastAsia="Times New Roman" w:hAnsi="Arial" w:cs="Arial"/>
                <w:color w:val="000000"/>
                <w:sz w:val="22"/>
                <w:szCs w:val="22"/>
                <w:lang w:val="de-DE" w:eastAsia="de-DE"/>
              </w:rPr>
            </w:pPr>
            <w:ins w:id="156" w:author="praktikum" w:date="2022-04-12T15:17:00Z">
              <w:r w:rsidRPr="00DF436C">
                <w:rPr>
                  <w:rFonts w:ascii="Arial" w:eastAsia="Times New Roman" w:hAnsi="Arial" w:cs="Arial"/>
                  <w:color w:val="000000"/>
                  <w:sz w:val="22"/>
                  <w:szCs w:val="22"/>
                  <w:lang w:val="de-DE" w:eastAsia="de-DE"/>
                </w:rPr>
                <w:t>185</w:t>
              </w:r>
            </w:ins>
          </w:p>
        </w:tc>
        <w:tc>
          <w:tcPr>
            <w:tcW w:w="1045" w:type="dxa"/>
            <w:tcBorders>
              <w:top w:val="nil"/>
              <w:left w:val="nil"/>
              <w:bottom w:val="nil"/>
              <w:right w:val="nil"/>
            </w:tcBorders>
            <w:shd w:val="clear" w:color="000000" w:fill="FFFFFF"/>
            <w:noWrap/>
            <w:vAlign w:val="center"/>
            <w:hideMark/>
            <w:tcPrChange w:id="157" w:author="praktikum" w:date="2022-04-12T15:17:00Z">
              <w:tcPr>
                <w:tcW w:w="1045" w:type="dxa"/>
                <w:tcBorders>
                  <w:top w:val="nil"/>
                  <w:left w:val="nil"/>
                  <w:bottom w:val="nil"/>
                  <w:right w:val="nil"/>
                </w:tcBorders>
                <w:shd w:val="clear" w:color="000000" w:fill="FFFFFF"/>
                <w:noWrap/>
                <w:vAlign w:val="center"/>
                <w:hideMark/>
              </w:tcPr>
            </w:tcPrChange>
          </w:tcPr>
          <w:p w14:paraId="24117FB7" w14:textId="77777777" w:rsidR="00DF436C" w:rsidRPr="00DF436C" w:rsidRDefault="00DF436C" w:rsidP="00DF436C">
            <w:pPr>
              <w:spacing w:after="0" w:line="240" w:lineRule="auto"/>
              <w:contextualSpacing w:val="0"/>
              <w:jc w:val="both"/>
              <w:rPr>
                <w:ins w:id="158" w:author="praktikum" w:date="2022-04-12T15:17:00Z"/>
                <w:rFonts w:ascii="Arial" w:eastAsia="Times New Roman" w:hAnsi="Arial" w:cs="Arial"/>
                <w:color w:val="000000"/>
                <w:sz w:val="22"/>
                <w:szCs w:val="22"/>
                <w:lang w:val="de-DE" w:eastAsia="de-DE"/>
              </w:rPr>
            </w:pPr>
            <w:ins w:id="159" w:author="praktikum" w:date="2022-04-12T15:17:00Z">
              <w:r w:rsidRPr="00DF436C">
                <w:rPr>
                  <w:rFonts w:ascii="Arial" w:eastAsia="Times New Roman" w:hAnsi="Arial" w:cs="Arial"/>
                  <w:color w:val="000000"/>
                  <w:sz w:val="22"/>
                  <w:szCs w:val="22"/>
                  <w:lang w:val="de-DE" w:eastAsia="de-DE"/>
                </w:rPr>
                <w:t>±5,71</w:t>
              </w:r>
            </w:ins>
          </w:p>
        </w:tc>
      </w:tr>
      <w:tr w:rsidR="00DF436C" w:rsidRPr="00DF436C" w14:paraId="03C79604" w14:textId="77777777" w:rsidTr="00DF436C">
        <w:trPr>
          <w:trHeight w:val="340"/>
          <w:ins w:id="160" w:author="praktikum" w:date="2022-04-12T15:17:00Z"/>
          <w:trPrChange w:id="161"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162" w:author="praktikum" w:date="2022-04-12T15:17:00Z">
              <w:tcPr>
                <w:tcW w:w="3131" w:type="dxa"/>
                <w:tcBorders>
                  <w:top w:val="nil"/>
                  <w:left w:val="nil"/>
                  <w:bottom w:val="nil"/>
                  <w:right w:val="nil"/>
                </w:tcBorders>
                <w:shd w:val="clear" w:color="auto" w:fill="auto"/>
                <w:noWrap/>
                <w:vAlign w:val="center"/>
                <w:hideMark/>
              </w:tcPr>
            </w:tcPrChange>
          </w:tcPr>
          <w:p w14:paraId="6DE3BFE2" w14:textId="77777777" w:rsidR="00DF436C" w:rsidRPr="00DF436C" w:rsidRDefault="00DF436C" w:rsidP="00DF436C">
            <w:pPr>
              <w:spacing w:after="0" w:line="240" w:lineRule="auto"/>
              <w:contextualSpacing w:val="0"/>
              <w:jc w:val="both"/>
              <w:rPr>
                <w:ins w:id="163" w:author="praktikum" w:date="2022-04-12T15:17:00Z"/>
                <w:rFonts w:ascii="Arial" w:eastAsia="Times New Roman" w:hAnsi="Arial" w:cs="Arial"/>
                <w:color w:val="000000"/>
                <w:sz w:val="22"/>
                <w:szCs w:val="22"/>
                <w:lang w:val="de-DE" w:eastAsia="de-DE"/>
              </w:rPr>
            </w:pPr>
            <w:proofErr w:type="spellStart"/>
            <w:ins w:id="164" w:author="praktikum" w:date="2022-04-12T15:17:00Z">
              <w:r w:rsidRPr="00DF436C">
                <w:rPr>
                  <w:rFonts w:ascii="Arial" w:eastAsia="Times New Roman" w:hAnsi="Arial" w:cs="Arial"/>
                  <w:color w:val="000000"/>
                  <w:sz w:val="22"/>
                  <w:szCs w:val="22"/>
                  <w:lang w:val="de-DE" w:eastAsia="de-DE"/>
                </w:rPr>
                <w:t>Weight</w:t>
              </w:r>
              <w:proofErr w:type="spellEnd"/>
              <w:r w:rsidRPr="00DF436C">
                <w:rPr>
                  <w:rFonts w:ascii="Arial" w:eastAsia="Times New Roman" w:hAnsi="Arial" w:cs="Arial"/>
                  <w:color w:val="000000"/>
                  <w:sz w:val="22"/>
                  <w:szCs w:val="22"/>
                  <w:lang w:val="de-DE" w:eastAsia="de-DE"/>
                </w:rPr>
                <w:t xml:space="preserve"> (kg)</w:t>
              </w:r>
            </w:ins>
          </w:p>
        </w:tc>
        <w:tc>
          <w:tcPr>
            <w:tcW w:w="1046" w:type="dxa"/>
            <w:tcBorders>
              <w:top w:val="nil"/>
              <w:left w:val="nil"/>
              <w:bottom w:val="nil"/>
              <w:right w:val="nil"/>
            </w:tcBorders>
            <w:shd w:val="clear" w:color="000000" w:fill="FFFFFF"/>
            <w:noWrap/>
            <w:vAlign w:val="center"/>
            <w:hideMark/>
            <w:tcPrChange w:id="165" w:author="praktikum" w:date="2022-04-12T15:17:00Z">
              <w:tcPr>
                <w:tcW w:w="1046" w:type="dxa"/>
                <w:tcBorders>
                  <w:top w:val="nil"/>
                  <w:left w:val="nil"/>
                  <w:bottom w:val="nil"/>
                  <w:right w:val="nil"/>
                </w:tcBorders>
                <w:shd w:val="clear" w:color="000000" w:fill="FFFFFF"/>
                <w:noWrap/>
                <w:vAlign w:val="center"/>
                <w:hideMark/>
              </w:tcPr>
            </w:tcPrChange>
          </w:tcPr>
          <w:p w14:paraId="554544D3" w14:textId="77777777" w:rsidR="00DF436C" w:rsidRPr="00DF436C" w:rsidRDefault="00DF436C" w:rsidP="00DF436C">
            <w:pPr>
              <w:spacing w:after="0" w:line="240" w:lineRule="auto"/>
              <w:contextualSpacing w:val="0"/>
              <w:jc w:val="both"/>
              <w:rPr>
                <w:ins w:id="166" w:author="praktikum" w:date="2022-04-12T15:17:00Z"/>
                <w:rFonts w:ascii="Arial" w:eastAsia="Times New Roman" w:hAnsi="Arial" w:cs="Arial"/>
                <w:color w:val="000000"/>
                <w:sz w:val="22"/>
                <w:szCs w:val="22"/>
                <w:lang w:val="de-DE" w:eastAsia="de-DE"/>
              </w:rPr>
            </w:pPr>
            <w:ins w:id="167" w:author="praktikum" w:date="2022-04-12T15:17:00Z">
              <w:r w:rsidRPr="00DF436C">
                <w:rPr>
                  <w:rFonts w:ascii="Arial" w:eastAsia="Times New Roman" w:hAnsi="Arial" w:cs="Arial"/>
                  <w:color w:val="000000"/>
                  <w:sz w:val="22"/>
                  <w:szCs w:val="22"/>
                  <w:lang w:val="de-DE" w:eastAsia="de-DE"/>
                </w:rPr>
                <w:t>82,38</w:t>
              </w:r>
            </w:ins>
          </w:p>
        </w:tc>
        <w:tc>
          <w:tcPr>
            <w:tcW w:w="1045" w:type="dxa"/>
            <w:tcBorders>
              <w:top w:val="nil"/>
              <w:left w:val="nil"/>
              <w:bottom w:val="nil"/>
              <w:right w:val="nil"/>
            </w:tcBorders>
            <w:shd w:val="clear" w:color="000000" w:fill="FFFFFF"/>
            <w:noWrap/>
            <w:vAlign w:val="center"/>
            <w:hideMark/>
            <w:tcPrChange w:id="168" w:author="praktikum" w:date="2022-04-12T15:17:00Z">
              <w:tcPr>
                <w:tcW w:w="1045" w:type="dxa"/>
                <w:tcBorders>
                  <w:top w:val="nil"/>
                  <w:left w:val="nil"/>
                  <w:bottom w:val="nil"/>
                  <w:right w:val="nil"/>
                </w:tcBorders>
                <w:shd w:val="clear" w:color="000000" w:fill="FFFFFF"/>
                <w:noWrap/>
                <w:vAlign w:val="center"/>
                <w:hideMark/>
              </w:tcPr>
            </w:tcPrChange>
          </w:tcPr>
          <w:p w14:paraId="5D6E3914" w14:textId="77777777" w:rsidR="00DF436C" w:rsidRPr="00DF436C" w:rsidRDefault="00DF436C" w:rsidP="00DF436C">
            <w:pPr>
              <w:spacing w:after="0" w:line="240" w:lineRule="auto"/>
              <w:contextualSpacing w:val="0"/>
              <w:jc w:val="both"/>
              <w:rPr>
                <w:ins w:id="169" w:author="praktikum" w:date="2022-04-12T15:17:00Z"/>
                <w:rFonts w:ascii="Arial" w:eastAsia="Times New Roman" w:hAnsi="Arial" w:cs="Arial"/>
                <w:color w:val="000000"/>
                <w:sz w:val="22"/>
                <w:szCs w:val="22"/>
                <w:lang w:val="de-DE" w:eastAsia="de-DE"/>
              </w:rPr>
            </w:pPr>
            <w:ins w:id="170" w:author="praktikum" w:date="2022-04-12T15:17:00Z">
              <w:r w:rsidRPr="00DF436C">
                <w:rPr>
                  <w:rFonts w:ascii="Arial" w:eastAsia="Times New Roman" w:hAnsi="Arial" w:cs="Arial"/>
                  <w:color w:val="000000"/>
                  <w:sz w:val="22"/>
                  <w:szCs w:val="22"/>
                  <w:lang w:val="de-DE" w:eastAsia="de-DE"/>
                </w:rPr>
                <w:t>±8,96</w:t>
              </w:r>
            </w:ins>
          </w:p>
        </w:tc>
        <w:tc>
          <w:tcPr>
            <w:tcW w:w="1047" w:type="dxa"/>
            <w:tcBorders>
              <w:top w:val="nil"/>
              <w:left w:val="nil"/>
              <w:bottom w:val="nil"/>
              <w:right w:val="nil"/>
            </w:tcBorders>
            <w:shd w:val="clear" w:color="000000" w:fill="FFFFFF"/>
            <w:noWrap/>
            <w:vAlign w:val="center"/>
            <w:hideMark/>
            <w:tcPrChange w:id="171" w:author="praktikum" w:date="2022-04-12T15:17:00Z">
              <w:tcPr>
                <w:tcW w:w="1047" w:type="dxa"/>
                <w:tcBorders>
                  <w:top w:val="nil"/>
                  <w:left w:val="nil"/>
                  <w:bottom w:val="nil"/>
                  <w:right w:val="nil"/>
                </w:tcBorders>
                <w:shd w:val="clear" w:color="000000" w:fill="FFFFFF"/>
                <w:noWrap/>
                <w:vAlign w:val="center"/>
                <w:hideMark/>
              </w:tcPr>
            </w:tcPrChange>
          </w:tcPr>
          <w:p w14:paraId="689099B7" w14:textId="77777777" w:rsidR="00DF436C" w:rsidRPr="00DF436C" w:rsidRDefault="00DF436C" w:rsidP="00DF436C">
            <w:pPr>
              <w:spacing w:after="0" w:line="240" w:lineRule="auto"/>
              <w:contextualSpacing w:val="0"/>
              <w:jc w:val="both"/>
              <w:rPr>
                <w:ins w:id="172" w:author="praktikum" w:date="2022-04-12T15:17:00Z"/>
                <w:rFonts w:ascii="Arial" w:eastAsia="Times New Roman" w:hAnsi="Arial" w:cs="Arial"/>
                <w:color w:val="000000"/>
                <w:sz w:val="22"/>
                <w:szCs w:val="22"/>
                <w:lang w:val="de-DE" w:eastAsia="de-DE"/>
              </w:rPr>
            </w:pPr>
            <w:ins w:id="173" w:author="praktikum" w:date="2022-04-12T15:17:00Z">
              <w:r w:rsidRPr="00DF436C">
                <w:rPr>
                  <w:rFonts w:ascii="Arial" w:eastAsia="Times New Roman" w:hAnsi="Arial" w:cs="Arial"/>
                  <w:color w:val="000000"/>
                  <w:sz w:val="22"/>
                  <w:szCs w:val="22"/>
                  <w:lang w:val="de-DE" w:eastAsia="de-DE"/>
                </w:rPr>
                <w:t>79,64</w:t>
              </w:r>
            </w:ins>
          </w:p>
        </w:tc>
        <w:tc>
          <w:tcPr>
            <w:tcW w:w="1045" w:type="dxa"/>
            <w:tcBorders>
              <w:top w:val="nil"/>
              <w:left w:val="nil"/>
              <w:bottom w:val="nil"/>
              <w:right w:val="nil"/>
            </w:tcBorders>
            <w:shd w:val="clear" w:color="000000" w:fill="FFFFFF"/>
            <w:noWrap/>
            <w:vAlign w:val="center"/>
            <w:hideMark/>
            <w:tcPrChange w:id="174" w:author="praktikum" w:date="2022-04-12T15:17:00Z">
              <w:tcPr>
                <w:tcW w:w="1045" w:type="dxa"/>
                <w:tcBorders>
                  <w:top w:val="nil"/>
                  <w:left w:val="nil"/>
                  <w:bottom w:val="nil"/>
                  <w:right w:val="nil"/>
                </w:tcBorders>
                <w:shd w:val="clear" w:color="000000" w:fill="FFFFFF"/>
                <w:noWrap/>
                <w:vAlign w:val="center"/>
                <w:hideMark/>
              </w:tcPr>
            </w:tcPrChange>
          </w:tcPr>
          <w:p w14:paraId="0E65FF70" w14:textId="77777777" w:rsidR="00DF436C" w:rsidRPr="00DF436C" w:rsidRDefault="00DF436C" w:rsidP="00DF436C">
            <w:pPr>
              <w:spacing w:after="0" w:line="240" w:lineRule="auto"/>
              <w:contextualSpacing w:val="0"/>
              <w:jc w:val="both"/>
              <w:rPr>
                <w:ins w:id="175" w:author="praktikum" w:date="2022-04-12T15:17:00Z"/>
                <w:rFonts w:ascii="Arial" w:eastAsia="Times New Roman" w:hAnsi="Arial" w:cs="Arial"/>
                <w:color w:val="000000"/>
                <w:sz w:val="22"/>
                <w:szCs w:val="22"/>
                <w:lang w:val="de-DE" w:eastAsia="de-DE"/>
              </w:rPr>
            </w:pPr>
            <w:ins w:id="176" w:author="praktikum" w:date="2022-04-12T15:17:00Z">
              <w:r w:rsidRPr="00DF436C">
                <w:rPr>
                  <w:rFonts w:ascii="Arial" w:eastAsia="Times New Roman" w:hAnsi="Arial" w:cs="Arial"/>
                  <w:color w:val="000000"/>
                  <w:sz w:val="22"/>
                  <w:szCs w:val="22"/>
                  <w:lang w:val="de-DE" w:eastAsia="de-DE"/>
                </w:rPr>
                <w:t>±7,82</w:t>
              </w:r>
            </w:ins>
          </w:p>
        </w:tc>
        <w:tc>
          <w:tcPr>
            <w:tcW w:w="1047" w:type="dxa"/>
            <w:tcBorders>
              <w:top w:val="nil"/>
              <w:left w:val="nil"/>
              <w:bottom w:val="nil"/>
              <w:right w:val="nil"/>
            </w:tcBorders>
            <w:shd w:val="clear" w:color="000000" w:fill="FFFFFF"/>
            <w:noWrap/>
            <w:vAlign w:val="center"/>
            <w:hideMark/>
            <w:tcPrChange w:id="177" w:author="praktikum" w:date="2022-04-12T15:17:00Z">
              <w:tcPr>
                <w:tcW w:w="1047" w:type="dxa"/>
                <w:tcBorders>
                  <w:top w:val="nil"/>
                  <w:left w:val="nil"/>
                  <w:bottom w:val="nil"/>
                  <w:right w:val="nil"/>
                </w:tcBorders>
                <w:shd w:val="clear" w:color="000000" w:fill="FFFFFF"/>
                <w:noWrap/>
                <w:vAlign w:val="center"/>
                <w:hideMark/>
              </w:tcPr>
            </w:tcPrChange>
          </w:tcPr>
          <w:p w14:paraId="7A052C1F" w14:textId="77777777" w:rsidR="00DF436C" w:rsidRPr="00DF436C" w:rsidRDefault="00DF436C" w:rsidP="00DF436C">
            <w:pPr>
              <w:spacing w:after="0" w:line="240" w:lineRule="auto"/>
              <w:contextualSpacing w:val="0"/>
              <w:jc w:val="both"/>
              <w:rPr>
                <w:ins w:id="178" w:author="praktikum" w:date="2022-04-12T15:17:00Z"/>
                <w:rFonts w:ascii="Arial" w:eastAsia="Times New Roman" w:hAnsi="Arial" w:cs="Arial"/>
                <w:color w:val="000000"/>
                <w:sz w:val="22"/>
                <w:szCs w:val="22"/>
                <w:lang w:val="de-DE" w:eastAsia="de-DE"/>
              </w:rPr>
            </w:pPr>
            <w:ins w:id="179" w:author="praktikum" w:date="2022-04-12T15:17:00Z">
              <w:r w:rsidRPr="00DF436C">
                <w:rPr>
                  <w:rFonts w:ascii="Arial" w:eastAsia="Times New Roman" w:hAnsi="Arial" w:cs="Arial"/>
                  <w:color w:val="000000"/>
                  <w:sz w:val="22"/>
                  <w:szCs w:val="22"/>
                  <w:lang w:val="de-DE" w:eastAsia="de-DE"/>
                </w:rPr>
                <w:t>79,96</w:t>
              </w:r>
            </w:ins>
          </w:p>
        </w:tc>
        <w:tc>
          <w:tcPr>
            <w:tcW w:w="1045" w:type="dxa"/>
            <w:tcBorders>
              <w:top w:val="nil"/>
              <w:left w:val="nil"/>
              <w:bottom w:val="nil"/>
              <w:right w:val="nil"/>
            </w:tcBorders>
            <w:shd w:val="clear" w:color="000000" w:fill="FFFFFF"/>
            <w:noWrap/>
            <w:vAlign w:val="center"/>
            <w:hideMark/>
            <w:tcPrChange w:id="180" w:author="praktikum" w:date="2022-04-12T15:17:00Z">
              <w:tcPr>
                <w:tcW w:w="1045" w:type="dxa"/>
                <w:tcBorders>
                  <w:top w:val="nil"/>
                  <w:left w:val="nil"/>
                  <w:bottom w:val="nil"/>
                  <w:right w:val="nil"/>
                </w:tcBorders>
                <w:shd w:val="clear" w:color="000000" w:fill="FFFFFF"/>
                <w:noWrap/>
                <w:vAlign w:val="center"/>
                <w:hideMark/>
              </w:tcPr>
            </w:tcPrChange>
          </w:tcPr>
          <w:p w14:paraId="337AA98F" w14:textId="77777777" w:rsidR="00DF436C" w:rsidRPr="00DF436C" w:rsidRDefault="00DF436C" w:rsidP="00DF436C">
            <w:pPr>
              <w:spacing w:after="0" w:line="240" w:lineRule="auto"/>
              <w:contextualSpacing w:val="0"/>
              <w:jc w:val="both"/>
              <w:rPr>
                <w:ins w:id="181" w:author="praktikum" w:date="2022-04-12T15:17:00Z"/>
                <w:rFonts w:ascii="Arial" w:eastAsia="Times New Roman" w:hAnsi="Arial" w:cs="Arial"/>
                <w:color w:val="000000"/>
                <w:sz w:val="22"/>
                <w:szCs w:val="22"/>
                <w:lang w:val="de-DE" w:eastAsia="de-DE"/>
              </w:rPr>
            </w:pPr>
            <w:ins w:id="182" w:author="praktikum" w:date="2022-04-12T15:17:00Z">
              <w:r w:rsidRPr="00DF436C">
                <w:rPr>
                  <w:rFonts w:ascii="Arial" w:eastAsia="Times New Roman" w:hAnsi="Arial" w:cs="Arial"/>
                  <w:color w:val="000000"/>
                  <w:sz w:val="22"/>
                  <w:szCs w:val="22"/>
                  <w:lang w:val="de-DE" w:eastAsia="de-DE"/>
                </w:rPr>
                <w:t>±10,91</w:t>
              </w:r>
            </w:ins>
          </w:p>
        </w:tc>
      </w:tr>
      <w:tr w:rsidR="00DF436C" w:rsidRPr="00DF436C" w14:paraId="6251FCEC" w14:textId="77777777" w:rsidTr="00DF436C">
        <w:trPr>
          <w:trHeight w:val="340"/>
          <w:ins w:id="183" w:author="praktikum" w:date="2022-04-12T15:17:00Z"/>
          <w:trPrChange w:id="184"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185" w:author="praktikum" w:date="2022-04-12T15:17:00Z">
              <w:tcPr>
                <w:tcW w:w="3131" w:type="dxa"/>
                <w:tcBorders>
                  <w:top w:val="nil"/>
                  <w:left w:val="nil"/>
                  <w:bottom w:val="nil"/>
                  <w:right w:val="nil"/>
                </w:tcBorders>
                <w:shd w:val="clear" w:color="auto" w:fill="auto"/>
                <w:noWrap/>
                <w:vAlign w:val="center"/>
                <w:hideMark/>
              </w:tcPr>
            </w:tcPrChange>
          </w:tcPr>
          <w:p w14:paraId="1AD2BA5F" w14:textId="77777777" w:rsidR="00DF436C" w:rsidRPr="00225323" w:rsidRDefault="00DF436C" w:rsidP="00DF436C">
            <w:pPr>
              <w:spacing w:after="0" w:line="240" w:lineRule="auto"/>
              <w:contextualSpacing w:val="0"/>
              <w:jc w:val="both"/>
              <w:rPr>
                <w:ins w:id="186" w:author="praktikum" w:date="2022-04-12T15:17:00Z"/>
                <w:rFonts w:ascii="Arial" w:eastAsia="Times New Roman" w:hAnsi="Arial" w:cs="Arial"/>
                <w:color w:val="000000"/>
                <w:sz w:val="22"/>
                <w:szCs w:val="22"/>
                <w:lang w:val="en-US" w:eastAsia="de-DE"/>
                <w:rPrChange w:id="187" w:author="Anna" w:date="2022-05-03T14:42:00Z">
                  <w:rPr>
                    <w:ins w:id="188" w:author="praktikum" w:date="2022-04-12T15:17:00Z"/>
                    <w:rFonts w:ascii="Arial" w:eastAsia="Times New Roman" w:hAnsi="Arial" w:cs="Arial"/>
                    <w:color w:val="000000"/>
                    <w:sz w:val="22"/>
                    <w:szCs w:val="22"/>
                    <w:lang w:val="de-DE" w:eastAsia="de-DE"/>
                  </w:rPr>
                </w:rPrChange>
              </w:rPr>
            </w:pPr>
            <w:ins w:id="189" w:author="praktikum" w:date="2022-04-12T15:17:00Z">
              <w:r w:rsidRPr="00225323">
                <w:rPr>
                  <w:rFonts w:ascii="Arial" w:eastAsia="Times New Roman" w:hAnsi="Arial" w:cs="Arial"/>
                  <w:color w:val="000000"/>
                  <w:sz w:val="22"/>
                  <w:szCs w:val="22"/>
                  <w:lang w:val="en-US" w:eastAsia="de-DE"/>
                  <w:rPrChange w:id="190" w:author="Anna" w:date="2022-05-03T14:42:00Z">
                    <w:rPr>
                      <w:rFonts w:ascii="Arial" w:eastAsia="Times New Roman" w:hAnsi="Arial" w:cs="Arial"/>
                      <w:color w:val="000000"/>
                      <w:sz w:val="22"/>
                      <w:szCs w:val="22"/>
                      <w:lang w:val="de-DE" w:eastAsia="de-DE"/>
                    </w:rPr>
                  </w:rPrChange>
                </w:rPr>
                <w:t>Body-Mass-Index (kg/m</w:t>
              </w:r>
              <w:r w:rsidRPr="00225323">
                <w:rPr>
                  <w:rFonts w:ascii="Arial" w:eastAsia="Times New Roman" w:hAnsi="Arial" w:cs="Arial"/>
                  <w:color w:val="000000"/>
                  <w:sz w:val="22"/>
                  <w:szCs w:val="22"/>
                  <w:vertAlign w:val="superscript"/>
                  <w:lang w:val="en-US" w:eastAsia="de-DE"/>
                  <w:rPrChange w:id="191" w:author="Anna" w:date="2022-05-03T14:42:00Z">
                    <w:rPr>
                      <w:rFonts w:ascii="Arial" w:eastAsia="Times New Roman" w:hAnsi="Arial" w:cs="Arial"/>
                      <w:color w:val="000000"/>
                      <w:sz w:val="22"/>
                      <w:szCs w:val="22"/>
                      <w:vertAlign w:val="superscript"/>
                      <w:lang w:val="de-DE" w:eastAsia="de-DE"/>
                    </w:rPr>
                  </w:rPrChange>
                </w:rPr>
                <w:t>2</w:t>
              </w:r>
              <w:r w:rsidRPr="00225323">
                <w:rPr>
                  <w:rFonts w:ascii="Arial" w:eastAsia="Times New Roman" w:hAnsi="Arial" w:cs="Arial"/>
                  <w:color w:val="000000"/>
                  <w:sz w:val="22"/>
                  <w:szCs w:val="22"/>
                  <w:lang w:val="en-US" w:eastAsia="de-DE"/>
                  <w:rPrChange w:id="192" w:author="Anna" w:date="2022-05-03T14:42:00Z">
                    <w:rPr>
                      <w:rFonts w:ascii="Arial" w:eastAsia="Times New Roman" w:hAnsi="Arial" w:cs="Arial"/>
                      <w:color w:val="000000"/>
                      <w:sz w:val="22"/>
                      <w:szCs w:val="22"/>
                      <w:lang w:val="de-DE" w:eastAsia="de-DE"/>
                    </w:rPr>
                  </w:rPrChange>
                </w:rPr>
                <w:t>)</w:t>
              </w:r>
            </w:ins>
          </w:p>
        </w:tc>
        <w:tc>
          <w:tcPr>
            <w:tcW w:w="1046" w:type="dxa"/>
            <w:tcBorders>
              <w:top w:val="nil"/>
              <w:left w:val="nil"/>
              <w:bottom w:val="nil"/>
              <w:right w:val="nil"/>
            </w:tcBorders>
            <w:shd w:val="clear" w:color="000000" w:fill="FFFFFF"/>
            <w:noWrap/>
            <w:vAlign w:val="center"/>
            <w:hideMark/>
            <w:tcPrChange w:id="193" w:author="praktikum" w:date="2022-04-12T15:17:00Z">
              <w:tcPr>
                <w:tcW w:w="1046" w:type="dxa"/>
                <w:tcBorders>
                  <w:top w:val="nil"/>
                  <w:left w:val="nil"/>
                  <w:bottom w:val="nil"/>
                  <w:right w:val="nil"/>
                </w:tcBorders>
                <w:shd w:val="clear" w:color="000000" w:fill="FFFFFF"/>
                <w:noWrap/>
                <w:vAlign w:val="center"/>
                <w:hideMark/>
              </w:tcPr>
            </w:tcPrChange>
          </w:tcPr>
          <w:p w14:paraId="21449AB7" w14:textId="77777777" w:rsidR="00DF436C" w:rsidRPr="00DF436C" w:rsidRDefault="00DF436C" w:rsidP="00DF436C">
            <w:pPr>
              <w:spacing w:after="0" w:line="240" w:lineRule="auto"/>
              <w:contextualSpacing w:val="0"/>
              <w:jc w:val="both"/>
              <w:rPr>
                <w:ins w:id="194" w:author="praktikum" w:date="2022-04-12T15:17:00Z"/>
                <w:rFonts w:ascii="Arial" w:eastAsia="Times New Roman" w:hAnsi="Arial" w:cs="Arial"/>
                <w:color w:val="000000"/>
                <w:sz w:val="22"/>
                <w:szCs w:val="22"/>
                <w:lang w:val="de-DE" w:eastAsia="de-DE"/>
              </w:rPr>
            </w:pPr>
            <w:ins w:id="195" w:author="praktikum" w:date="2022-04-12T15:17:00Z">
              <w:r w:rsidRPr="00DF436C">
                <w:rPr>
                  <w:rFonts w:ascii="Arial" w:eastAsia="Times New Roman" w:hAnsi="Arial" w:cs="Arial"/>
                  <w:color w:val="000000"/>
                  <w:sz w:val="22"/>
                  <w:szCs w:val="22"/>
                  <w:lang w:val="de-DE" w:eastAsia="de-DE"/>
                </w:rPr>
                <w:t>24,13</w:t>
              </w:r>
            </w:ins>
          </w:p>
        </w:tc>
        <w:tc>
          <w:tcPr>
            <w:tcW w:w="1045" w:type="dxa"/>
            <w:tcBorders>
              <w:top w:val="nil"/>
              <w:left w:val="nil"/>
              <w:bottom w:val="nil"/>
              <w:right w:val="nil"/>
            </w:tcBorders>
            <w:shd w:val="clear" w:color="000000" w:fill="FFFFFF"/>
            <w:noWrap/>
            <w:vAlign w:val="center"/>
            <w:hideMark/>
            <w:tcPrChange w:id="196" w:author="praktikum" w:date="2022-04-12T15:17:00Z">
              <w:tcPr>
                <w:tcW w:w="1045" w:type="dxa"/>
                <w:tcBorders>
                  <w:top w:val="nil"/>
                  <w:left w:val="nil"/>
                  <w:bottom w:val="nil"/>
                  <w:right w:val="nil"/>
                </w:tcBorders>
                <w:shd w:val="clear" w:color="000000" w:fill="FFFFFF"/>
                <w:noWrap/>
                <w:vAlign w:val="center"/>
                <w:hideMark/>
              </w:tcPr>
            </w:tcPrChange>
          </w:tcPr>
          <w:p w14:paraId="5FF02DE7" w14:textId="77777777" w:rsidR="00DF436C" w:rsidRPr="00DF436C" w:rsidRDefault="00DF436C" w:rsidP="00DF436C">
            <w:pPr>
              <w:spacing w:after="0" w:line="240" w:lineRule="auto"/>
              <w:contextualSpacing w:val="0"/>
              <w:jc w:val="both"/>
              <w:rPr>
                <w:ins w:id="197" w:author="praktikum" w:date="2022-04-12T15:17:00Z"/>
                <w:rFonts w:ascii="Arial" w:eastAsia="Times New Roman" w:hAnsi="Arial" w:cs="Arial"/>
                <w:color w:val="000000"/>
                <w:sz w:val="22"/>
                <w:szCs w:val="22"/>
                <w:lang w:val="de-DE" w:eastAsia="de-DE"/>
              </w:rPr>
            </w:pPr>
            <w:ins w:id="198" w:author="praktikum" w:date="2022-04-12T15:17:00Z">
              <w:r w:rsidRPr="00DF436C">
                <w:rPr>
                  <w:rFonts w:ascii="Arial" w:eastAsia="Times New Roman" w:hAnsi="Arial" w:cs="Arial"/>
                  <w:color w:val="000000"/>
                  <w:sz w:val="22"/>
                  <w:szCs w:val="22"/>
                  <w:lang w:val="de-DE" w:eastAsia="de-DE"/>
                </w:rPr>
                <w:t>±1,95</w:t>
              </w:r>
            </w:ins>
          </w:p>
        </w:tc>
        <w:tc>
          <w:tcPr>
            <w:tcW w:w="1047" w:type="dxa"/>
            <w:tcBorders>
              <w:top w:val="nil"/>
              <w:left w:val="nil"/>
              <w:bottom w:val="nil"/>
              <w:right w:val="nil"/>
            </w:tcBorders>
            <w:shd w:val="clear" w:color="000000" w:fill="FFFFFF"/>
            <w:noWrap/>
            <w:vAlign w:val="center"/>
            <w:hideMark/>
            <w:tcPrChange w:id="199" w:author="praktikum" w:date="2022-04-12T15:17:00Z">
              <w:tcPr>
                <w:tcW w:w="1047" w:type="dxa"/>
                <w:tcBorders>
                  <w:top w:val="nil"/>
                  <w:left w:val="nil"/>
                  <w:bottom w:val="nil"/>
                  <w:right w:val="nil"/>
                </w:tcBorders>
                <w:shd w:val="clear" w:color="000000" w:fill="FFFFFF"/>
                <w:noWrap/>
                <w:vAlign w:val="center"/>
                <w:hideMark/>
              </w:tcPr>
            </w:tcPrChange>
          </w:tcPr>
          <w:p w14:paraId="1C1DE571" w14:textId="77777777" w:rsidR="00DF436C" w:rsidRPr="00DF436C" w:rsidRDefault="00DF436C" w:rsidP="00DF436C">
            <w:pPr>
              <w:spacing w:after="0" w:line="240" w:lineRule="auto"/>
              <w:contextualSpacing w:val="0"/>
              <w:jc w:val="both"/>
              <w:rPr>
                <w:ins w:id="200" w:author="praktikum" w:date="2022-04-12T15:17:00Z"/>
                <w:rFonts w:ascii="Arial" w:eastAsia="Times New Roman" w:hAnsi="Arial" w:cs="Arial"/>
                <w:color w:val="000000"/>
                <w:sz w:val="22"/>
                <w:szCs w:val="22"/>
                <w:lang w:val="de-DE" w:eastAsia="de-DE"/>
              </w:rPr>
            </w:pPr>
            <w:ins w:id="201" w:author="praktikum" w:date="2022-04-12T15:17:00Z">
              <w:r w:rsidRPr="00DF436C">
                <w:rPr>
                  <w:rFonts w:ascii="Arial" w:eastAsia="Times New Roman" w:hAnsi="Arial" w:cs="Arial"/>
                  <w:color w:val="000000"/>
                  <w:sz w:val="22"/>
                  <w:szCs w:val="22"/>
                  <w:lang w:val="de-DE" w:eastAsia="de-DE"/>
                </w:rPr>
                <w:t>24,18</w:t>
              </w:r>
            </w:ins>
          </w:p>
        </w:tc>
        <w:tc>
          <w:tcPr>
            <w:tcW w:w="1045" w:type="dxa"/>
            <w:tcBorders>
              <w:top w:val="nil"/>
              <w:left w:val="nil"/>
              <w:bottom w:val="nil"/>
              <w:right w:val="nil"/>
            </w:tcBorders>
            <w:shd w:val="clear" w:color="000000" w:fill="FFFFFF"/>
            <w:noWrap/>
            <w:vAlign w:val="center"/>
            <w:hideMark/>
            <w:tcPrChange w:id="202" w:author="praktikum" w:date="2022-04-12T15:17:00Z">
              <w:tcPr>
                <w:tcW w:w="1045" w:type="dxa"/>
                <w:tcBorders>
                  <w:top w:val="nil"/>
                  <w:left w:val="nil"/>
                  <w:bottom w:val="nil"/>
                  <w:right w:val="nil"/>
                </w:tcBorders>
                <w:shd w:val="clear" w:color="000000" w:fill="FFFFFF"/>
                <w:noWrap/>
                <w:vAlign w:val="center"/>
                <w:hideMark/>
              </w:tcPr>
            </w:tcPrChange>
          </w:tcPr>
          <w:p w14:paraId="41F7D074" w14:textId="77777777" w:rsidR="00DF436C" w:rsidRPr="00DF436C" w:rsidRDefault="00DF436C" w:rsidP="00DF436C">
            <w:pPr>
              <w:spacing w:after="0" w:line="240" w:lineRule="auto"/>
              <w:contextualSpacing w:val="0"/>
              <w:jc w:val="both"/>
              <w:rPr>
                <w:ins w:id="203" w:author="praktikum" w:date="2022-04-12T15:17:00Z"/>
                <w:rFonts w:ascii="Arial" w:eastAsia="Times New Roman" w:hAnsi="Arial" w:cs="Arial"/>
                <w:color w:val="000000"/>
                <w:sz w:val="22"/>
                <w:szCs w:val="22"/>
                <w:lang w:val="de-DE" w:eastAsia="de-DE"/>
              </w:rPr>
            </w:pPr>
            <w:ins w:id="204" w:author="praktikum" w:date="2022-04-12T15:17:00Z">
              <w:r w:rsidRPr="00DF436C">
                <w:rPr>
                  <w:rFonts w:ascii="Arial" w:eastAsia="Times New Roman" w:hAnsi="Arial" w:cs="Arial"/>
                  <w:color w:val="000000"/>
                  <w:sz w:val="22"/>
                  <w:szCs w:val="22"/>
                  <w:lang w:val="de-DE" w:eastAsia="de-DE"/>
                </w:rPr>
                <w:t>±2,48</w:t>
              </w:r>
            </w:ins>
          </w:p>
        </w:tc>
        <w:tc>
          <w:tcPr>
            <w:tcW w:w="1047" w:type="dxa"/>
            <w:tcBorders>
              <w:top w:val="nil"/>
              <w:left w:val="nil"/>
              <w:bottom w:val="nil"/>
              <w:right w:val="nil"/>
            </w:tcBorders>
            <w:shd w:val="clear" w:color="000000" w:fill="FFFFFF"/>
            <w:noWrap/>
            <w:vAlign w:val="center"/>
            <w:hideMark/>
            <w:tcPrChange w:id="205" w:author="praktikum" w:date="2022-04-12T15:17:00Z">
              <w:tcPr>
                <w:tcW w:w="1047" w:type="dxa"/>
                <w:tcBorders>
                  <w:top w:val="nil"/>
                  <w:left w:val="nil"/>
                  <w:bottom w:val="nil"/>
                  <w:right w:val="nil"/>
                </w:tcBorders>
                <w:shd w:val="clear" w:color="000000" w:fill="FFFFFF"/>
                <w:noWrap/>
                <w:vAlign w:val="center"/>
                <w:hideMark/>
              </w:tcPr>
            </w:tcPrChange>
          </w:tcPr>
          <w:p w14:paraId="5B04D904" w14:textId="77777777" w:rsidR="00DF436C" w:rsidRPr="00DF436C" w:rsidRDefault="00DF436C" w:rsidP="00DF436C">
            <w:pPr>
              <w:spacing w:after="0" w:line="240" w:lineRule="auto"/>
              <w:contextualSpacing w:val="0"/>
              <w:jc w:val="both"/>
              <w:rPr>
                <w:ins w:id="206" w:author="praktikum" w:date="2022-04-12T15:17:00Z"/>
                <w:rFonts w:ascii="Arial" w:eastAsia="Times New Roman" w:hAnsi="Arial" w:cs="Arial"/>
                <w:color w:val="000000"/>
                <w:sz w:val="22"/>
                <w:szCs w:val="22"/>
                <w:lang w:val="de-DE" w:eastAsia="de-DE"/>
              </w:rPr>
            </w:pPr>
            <w:ins w:id="207" w:author="praktikum" w:date="2022-04-12T15:17:00Z">
              <w:r w:rsidRPr="00DF436C">
                <w:rPr>
                  <w:rFonts w:ascii="Arial" w:eastAsia="Times New Roman" w:hAnsi="Arial" w:cs="Arial"/>
                  <w:color w:val="000000"/>
                  <w:sz w:val="22"/>
                  <w:szCs w:val="22"/>
                  <w:lang w:val="de-DE" w:eastAsia="de-DE"/>
                </w:rPr>
                <w:t>23,37</w:t>
              </w:r>
            </w:ins>
          </w:p>
        </w:tc>
        <w:tc>
          <w:tcPr>
            <w:tcW w:w="1045" w:type="dxa"/>
            <w:tcBorders>
              <w:top w:val="nil"/>
              <w:left w:val="nil"/>
              <w:bottom w:val="nil"/>
              <w:right w:val="nil"/>
            </w:tcBorders>
            <w:shd w:val="clear" w:color="000000" w:fill="FFFFFF"/>
            <w:noWrap/>
            <w:vAlign w:val="center"/>
            <w:hideMark/>
            <w:tcPrChange w:id="208" w:author="praktikum" w:date="2022-04-12T15:17:00Z">
              <w:tcPr>
                <w:tcW w:w="1045" w:type="dxa"/>
                <w:tcBorders>
                  <w:top w:val="nil"/>
                  <w:left w:val="nil"/>
                  <w:bottom w:val="nil"/>
                  <w:right w:val="nil"/>
                </w:tcBorders>
                <w:shd w:val="clear" w:color="000000" w:fill="FFFFFF"/>
                <w:noWrap/>
                <w:vAlign w:val="center"/>
                <w:hideMark/>
              </w:tcPr>
            </w:tcPrChange>
          </w:tcPr>
          <w:p w14:paraId="6406575A" w14:textId="77777777" w:rsidR="00DF436C" w:rsidRPr="00DF436C" w:rsidRDefault="00DF436C" w:rsidP="00DF436C">
            <w:pPr>
              <w:spacing w:after="0" w:line="240" w:lineRule="auto"/>
              <w:contextualSpacing w:val="0"/>
              <w:jc w:val="both"/>
              <w:rPr>
                <w:ins w:id="209" w:author="praktikum" w:date="2022-04-12T15:17:00Z"/>
                <w:rFonts w:ascii="Arial" w:eastAsia="Times New Roman" w:hAnsi="Arial" w:cs="Arial"/>
                <w:color w:val="000000"/>
                <w:sz w:val="22"/>
                <w:szCs w:val="22"/>
                <w:lang w:val="de-DE" w:eastAsia="de-DE"/>
              </w:rPr>
            </w:pPr>
            <w:ins w:id="210" w:author="praktikum" w:date="2022-04-12T15:17:00Z">
              <w:r w:rsidRPr="00DF436C">
                <w:rPr>
                  <w:rFonts w:ascii="Arial" w:eastAsia="Times New Roman" w:hAnsi="Arial" w:cs="Arial"/>
                  <w:color w:val="000000"/>
                  <w:sz w:val="22"/>
                  <w:szCs w:val="22"/>
                  <w:lang w:val="de-DE" w:eastAsia="de-DE"/>
                </w:rPr>
                <w:t>±3</w:t>
              </w:r>
            </w:ins>
          </w:p>
        </w:tc>
      </w:tr>
      <w:tr w:rsidR="00DF436C" w:rsidRPr="00DF436C" w14:paraId="3694B781" w14:textId="77777777" w:rsidTr="00DF436C">
        <w:trPr>
          <w:trHeight w:val="340"/>
          <w:ins w:id="211" w:author="praktikum" w:date="2022-04-12T15:17:00Z"/>
          <w:trPrChange w:id="212"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213" w:author="praktikum" w:date="2022-04-12T15:17:00Z">
              <w:tcPr>
                <w:tcW w:w="3131" w:type="dxa"/>
                <w:tcBorders>
                  <w:top w:val="nil"/>
                  <w:left w:val="nil"/>
                  <w:bottom w:val="nil"/>
                  <w:right w:val="nil"/>
                </w:tcBorders>
                <w:shd w:val="clear" w:color="auto" w:fill="auto"/>
                <w:noWrap/>
                <w:vAlign w:val="center"/>
                <w:hideMark/>
              </w:tcPr>
            </w:tcPrChange>
          </w:tcPr>
          <w:p w14:paraId="7E60D2C8" w14:textId="77777777" w:rsidR="00DF436C" w:rsidRPr="00225323" w:rsidRDefault="00DF436C" w:rsidP="00DF436C">
            <w:pPr>
              <w:spacing w:after="0" w:line="240" w:lineRule="auto"/>
              <w:contextualSpacing w:val="0"/>
              <w:jc w:val="both"/>
              <w:rPr>
                <w:ins w:id="214" w:author="praktikum" w:date="2022-04-12T15:17:00Z"/>
                <w:rFonts w:ascii="Arial" w:eastAsia="Times New Roman" w:hAnsi="Arial" w:cs="Arial"/>
                <w:color w:val="000000"/>
                <w:sz w:val="22"/>
                <w:szCs w:val="22"/>
                <w:lang w:val="en-US" w:eastAsia="de-DE"/>
                <w:rPrChange w:id="215" w:author="Anna" w:date="2022-05-03T14:42:00Z">
                  <w:rPr>
                    <w:ins w:id="216" w:author="praktikum" w:date="2022-04-12T15:17:00Z"/>
                    <w:rFonts w:ascii="Arial" w:eastAsia="Times New Roman" w:hAnsi="Arial" w:cs="Arial"/>
                    <w:color w:val="000000"/>
                    <w:sz w:val="22"/>
                    <w:szCs w:val="22"/>
                    <w:lang w:val="de-DE" w:eastAsia="de-DE"/>
                  </w:rPr>
                </w:rPrChange>
              </w:rPr>
            </w:pPr>
            <w:ins w:id="217" w:author="praktikum" w:date="2022-04-12T15:17:00Z">
              <w:r w:rsidRPr="00225323">
                <w:rPr>
                  <w:rFonts w:ascii="Arial" w:eastAsia="Times New Roman" w:hAnsi="Arial" w:cs="Arial"/>
                  <w:color w:val="000000"/>
                  <w:sz w:val="22"/>
                  <w:szCs w:val="22"/>
                  <w:lang w:val="en-US" w:eastAsia="de-DE"/>
                  <w:rPrChange w:id="218" w:author="Anna" w:date="2022-05-03T14:42:00Z">
                    <w:rPr>
                      <w:rFonts w:ascii="Arial" w:eastAsia="Times New Roman" w:hAnsi="Arial" w:cs="Arial"/>
                      <w:color w:val="000000"/>
                      <w:sz w:val="22"/>
                      <w:szCs w:val="22"/>
                      <w:lang w:val="de-DE" w:eastAsia="de-DE"/>
                    </w:rPr>
                  </w:rPrChange>
                </w:rPr>
                <w:t>MWT_B Score (total of 40)</w:t>
              </w:r>
            </w:ins>
          </w:p>
        </w:tc>
        <w:tc>
          <w:tcPr>
            <w:tcW w:w="1046" w:type="dxa"/>
            <w:tcBorders>
              <w:top w:val="nil"/>
              <w:left w:val="nil"/>
              <w:bottom w:val="nil"/>
              <w:right w:val="nil"/>
            </w:tcBorders>
            <w:shd w:val="clear" w:color="000000" w:fill="FFFFFF"/>
            <w:noWrap/>
            <w:vAlign w:val="center"/>
            <w:hideMark/>
            <w:tcPrChange w:id="219" w:author="praktikum" w:date="2022-04-12T15:17:00Z">
              <w:tcPr>
                <w:tcW w:w="1046" w:type="dxa"/>
                <w:tcBorders>
                  <w:top w:val="nil"/>
                  <w:left w:val="nil"/>
                  <w:bottom w:val="nil"/>
                  <w:right w:val="nil"/>
                </w:tcBorders>
                <w:shd w:val="clear" w:color="000000" w:fill="FFFFFF"/>
                <w:noWrap/>
                <w:vAlign w:val="center"/>
                <w:hideMark/>
              </w:tcPr>
            </w:tcPrChange>
          </w:tcPr>
          <w:p w14:paraId="638335D2" w14:textId="77777777" w:rsidR="00DF436C" w:rsidRPr="00DF436C" w:rsidRDefault="00DF436C" w:rsidP="00DF436C">
            <w:pPr>
              <w:spacing w:after="0" w:line="240" w:lineRule="auto"/>
              <w:contextualSpacing w:val="0"/>
              <w:jc w:val="both"/>
              <w:rPr>
                <w:ins w:id="220" w:author="praktikum" w:date="2022-04-12T15:17:00Z"/>
                <w:rFonts w:ascii="Arial" w:eastAsia="Times New Roman" w:hAnsi="Arial" w:cs="Arial"/>
                <w:color w:val="000000"/>
                <w:sz w:val="22"/>
                <w:szCs w:val="22"/>
                <w:lang w:val="de-DE" w:eastAsia="de-DE"/>
              </w:rPr>
            </w:pPr>
            <w:ins w:id="221" w:author="praktikum" w:date="2022-04-12T15:17:00Z">
              <w:r w:rsidRPr="00DF436C">
                <w:rPr>
                  <w:rFonts w:ascii="Arial" w:eastAsia="Times New Roman" w:hAnsi="Arial" w:cs="Arial"/>
                  <w:color w:val="000000"/>
                  <w:sz w:val="22"/>
                  <w:szCs w:val="22"/>
                  <w:lang w:val="de-DE" w:eastAsia="de-DE"/>
                </w:rPr>
                <w:t>30,29</w:t>
              </w:r>
            </w:ins>
          </w:p>
        </w:tc>
        <w:tc>
          <w:tcPr>
            <w:tcW w:w="1045" w:type="dxa"/>
            <w:tcBorders>
              <w:top w:val="nil"/>
              <w:left w:val="nil"/>
              <w:bottom w:val="nil"/>
              <w:right w:val="nil"/>
            </w:tcBorders>
            <w:shd w:val="clear" w:color="000000" w:fill="FFFFFF"/>
            <w:noWrap/>
            <w:vAlign w:val="center"/>
            <w:hideMark/>
            <w:tcPrChange w:id="222" w:author="praktikum" w:date="2022-04-12T15:17:00Z">
              <w:tcPr>
                <w:tcW w:w="1045" w:type="dxa"/>
                <w:tcBorders>
                  <w:top w:val="nil"/>
                  <w:left w:val="nil"/>
                  <w:bottom w:val="nil"/>
                  <w:right w:val="nil"/>
                </w:tcBorders>
                <w:shd w:val="clear" w:color="000000" w:fill="FFFFFF"/>
                <w:noWrap/>
                <w:vAlign w:val="center"/>
                <w:hideMark/>
              </w:tcPr>
            </w:tcPrChange>
          </w:tcPr>
          <w:p w14:paraId="3BB49A2C" w14:textId="77777777" w:rsidR="00DF436C" w:rsidRPr="00DF436C" w:rsidRDefault="00DF436C" w:rsidP="00DF436C">
            <w:pPr>
              <w:spacing w:after="0" w:line="240" w:lineRule="auto"/>
              <w:contextualSpacing w:val="0"/>
              <w:jc w:val="both"/>
              <w:rPr>
                <w:ins w:id="223" w:author="praktikum" w:date="2022-04-12T15:17:00Z"/>
                <w:rFonts w:ascii="Arial" w:eastAsia="Times New Roman" w:hAnsi="Arial" w:cs="Arial"/>
                <w:color w:val="000000"/>
                <w:sz w:val="22"/>
                <w:szCs w:val="22"/>
                <w:lang w:val="de-DE" w:eastAsia="de-DE"/>
              </w:rPr>
            </w:pPr>
            <w:ins w:id="224" w:author="praktikum" w:date="2022-04-12T15:17:00Z">
              <w:r w:rsidRPr="00DF436C">
                <w:rPr>
                  <w:rFonts w:ascii="Arial" w:eastAsia="Times New Roman" w:hAnsi="Arial" w:cs="Arial"/>
                  <w:color w:val="000000"/>
                  <w:sz w:val="22"/>
                  <w:szCs w:val="22"/>
                  <w:lang w:val="de-DE" w:eastAsia="de-DE"/>
                </w:rPr>
                <w:t>±2,01</w:t>
              </w:r>
            </w:ins>
          </w:p>
        </w:tc>
        <w:tc>
          <w:tcPr>
            <w:tcW w:w="1047" w:type="dxa"/>
            <w:tcBorders>
              <w:top w:val="nil"/>
              <w:left w:val="nil"/>
              <w:bottom w:val="nil"/>
              <w:right w:val="nil"/>
            </w:tcBorders>
            <w:shd w:val="clear" w:color="000000" w:fill="FFFFFF"/>
            <w:noWrap/>
            <w:vAlign w:val="center"/>
            <w:hideMark/>
            <w:tcPrChange w:id="225" w:author="praktikum" w:date="2022-04-12T15:17:00Z">
              <w:tcPr>
                <w:tcW w:w="1047" w:type="dxa"/>
                <w:tcBorders>
                  <w:top w:val="nil"/>
                  <w:left w:val="nil"/>
                  <w:bottom w:val="nil"/>
                  <w:right w:val="nil"/>
                </w:tcBorders>
                <w:shd w:val="clear" w:color="000000" w:fill="FFFFFF"/>
                <w:noWrap/>
                <w:vAlign w:val="center"/>
                <w:hideMark/>
              </w:tcPr>
            </w:tcPrChange>
          </w:tcPr>
          <w:p w14:paraId="1A8B5E82" w14:textId="77777777" w:rsidR="00DF436C" w:rsidRPr="00DF436C" w:rsidRDefault="00DF436C" w:rsidP="00DF436C">
            <w:pPr>
              <w:spacing w:after="0" w:line="240" w:lineRule="auto"/>
              <w:contextualSpacing w:val="0"/>
              <w:jc w:val="both"/>
              <w:rPr>
                <w:ins w:id="226" w:author="praktikum" w:date="2022-04-12T15:17:00Z"/>
                <w:rFonts w:ascii="Arial" w:eastAsia="Times New Roman" w:hAnsi="Arial" w:cs="Arial"/>
                <w:color w:val="000000"/>
                <w:sz w:val="22"/>
                <w:szCs w:val="22"/>
                <w:lang w:val="de-DE" w:eastAsia="de-DE"/>
              </w:rPr>
            </w:pPr>
            <w:ins w:id="227" w:author="praktikum" w:date="2022-04-12T15:17:00Z">
              <w:r w:rsidRPr="00DF436C">
                <w:rPr>
                  <w:rFonts w:ascii="Arial" w:eastAsia="Times New Roman" w:hAnsi="Arial" w:cs="Arial"/>
                  <w:color w:val="000000"/>
                  <w:sz w:val="22"/>
                  <w:szCs w:val="22"/>
                  <w:lang w:val="de-DE" w:eastAsia="de-DE"/>
                </w:rPr>
                <w:t>30,36</w:t>
              </w:r>
            </w:ins>
          </w:p>
        </w:tc>
        <w:tc>
          <w:tcPr>
            <w:tcW w:w="1045" w:type="dxa"/>
            <w:tcBorders>
              <w:top w:val="nil"/>
              <w:left w:val="nil"/>
              <w:bottom w:val="nil"/>
              <w:right w:val="nil"/>
            </w:tcBorders>
            <w:shd w:val="clear" w:color="000000" w:fill="FFFFFF"/>
            <w:noWrap/>
            <w:vAlign w:val="center"/>
            <w:hideMark/>
            <w:tcPrChange w:id="228" w:author="praktikum" w:date="2022-04-12T15:17:00Z">
              <w:tcPr>
                <w:tcW w:w="1045" w:type="dxa"/>
                <w:tcBorders>
                  <w:top w:val="nil"/>
                  <w:left w:val="nil"/>
                  <w:bottom w:val="nil"/>
                  <w:right w:val="nil"/>
                </w:tcBorders>
                <w:shd w:val="clear" w:color="000000" w:fill="FFFFFF"/>
                <w:noWrap/>
                <w:vAlign w:val="center"/>
                <w:hideMark/>
              </w:tcPr>
            </w:tcPrChange>
          </w:tcPr>
          <w:p w14:paraId="6FB55081" w14:textId="77777777" w:rsidR="00DF436C" w:rsidRPr="00DF436C" w:rsidRDefault="00DF436C" w:rsidP="00DF436C">
            <w:pPr>
              <w:spacing w:after="0" w:line="240" w:lineRule="auto"/>
              <w:contextualSpacing w:val="0"/>
              <w:jc w:val="both"/>
              <w:rPr>
                <w:ins w:id="229" w:author="praktikum" w:date="2022-04-12T15:17:00Z"/>
                <w:rFonts w:ascii="Arial" w:eastAsia="Times New Roman" w:hAnsi="Arial" w:cs="Arial"/>
                <w:color w:val="000000"/>
                <w:sz w:val="22"/>
                <w:szCs w:val="22"/>
                <w:lang w:val="de-DE" w:eastAsia="de-DE"/>
              </w:rPr>
            </w:pPr>
            <w:ins w:id="230" w:author="praktikum" w:date="2022-04-12T15:17:00Z">
              <w:r w:rsidRPr="00DF436C">
                <w:rPr>
                  <w:rFonts w:ascii="Arial" w:eastAsia="Times New Roman" w:hAnsi="Arial" w:cs="Arial"/>
                  <w:color w:val="000000"/>
                  <w:sz w:val="22"/>
                  <w:szCs w:val="22"/>
                  <w:lang w:val="de-DE" w:eastAsia="de-DE"/>
                </w:rPr>
                <w:t>±2,54</w:t>
              </w:r>
            </w:ins>
          </w:p>
        </w:tc>
        <w:tc>
          <w:tcPr>
            <w:tcW w:w="1047" w:type="dxa"/>
            <w:tcBorders>
              <w:top w:val="nil"/>
              <w:left w:val="nil"/>
              <w:bottom w:val="nil"/>
              <w:right w:val="nil"/>
            </w:tcBorders>
            <w:shd w:val="clear" w:color="000000" w:fill="FFFFFF"/>
            <w:noWrap/>
            <w:vAlign w:val="center"/>
            <w:hideMark/>
            <w:tcPrChange w:id="231" w:author="praktikum" w:date="2022-04-12T15:17:00Z">
              <w:tcPr>
                <w:tcW w:w="1047" w:type="dxa"/>
                <w:tcBorders>
                  <w:top w:val="nil"/>
                  <w:left w:val="nil"/>
                  <w:bottom w:val="nil"/>
                  <w:right w:val="nil"/>
                </w:tcBorders>
                <w:shd w:val="clear" w:color="000000" w:fill="FFFFFF"/>
                <w:noWrap/>
                <w:vAlign w:val="center"/>
                <w:hideMark/>
              </w:tcPr>
            </w:tcPrChange>
          </w:tcPr>
          <w:p w14:paraId="19DE564F" w14:textId="77777777" w:rsidR="00DF436C" w:rsidRPr="00DF436C" w:rsidRDefault="00DF436C" w:rsidP="00DF436C">
            <w:pPr>
              <w:spacing w:after="0" w:line="240" w:lineRule="auto"/>
              <w:contextualSpacing w:val="0"/>
              <w:jc w:val="both"/>
              <w:rPr>
                <w:ins w:id="232" w:author="praktikum" w:date="2022-04-12T15:17:00Z"/>
                <w:rFonts w:ascii="Arial" w:eastAsia="Times New Roman" w:hAnsi="Arial" w:cs="Arial"/>
                <w:color w:val="000000"/>
                <w:sz w:val="22"/>
                <w:szCs w:val="22"/>
                <w:lang w:val="de-DE" w:eastAsia="de-DE"/>
              </w:rPr>
            </w:pPr>
            <w:ins w:id="233" w:author="praktikum" w:date="2022-04-12T15:17:00Z">
              <w:r w:rsidRPr="00DF436C">
                <w:rPr>
                  <w:rFonts w:ascii="Arial" w:eastAsia="Times New Roman" w:hAnsi="Arial" w:cs="Arial"/>
                  <w:color w:val="000000"/>
                  <w:sz w:val="22"/>
                  <w:szCs w:val="22"/>
                  <w:lang w:val="de-DE" w:eastAsia="de-DE"/>
                </w:rPr>
                <w:t>31</w:t>
              </w:r>
            </w:ins>
          </w:p>
        </w:tc>
        <w:tc>
          <w:tcPr>
            <w:tcW w:w="1045" w:type="dxa"/>
            <w:tcBorders>
              <w:top w:val="nil"/>
              <w:left w:val="nil"/>
              <w:bottom w:val="nil"/>
              <w:right w:val="nil"/>
            </w:tcBorders>
            <w:shd w:val="clear" w:color="000000" w:fill="FFFFFF"/>
            <w:noWrap/>
            <w:vAlign w:val="center"/>
            <w:hideMark/>
            <w:tcPrChange w:id="234" w:author="praktikum" w:date="2022-04-12T15:17:00Z">
              <w:tcPr>
                <w:tcW w:w="1045" w:type="dxa"/>
                <w:tcBorders>
                  <w:top w:val="nil"/>
                  <w:left w:val="nil"/>
                  <w:bottom w:val="nil"/>
                  <w:right w:val="nil"/>
                </w:tcBorders>
                <w:shd w:val="clear" w:color="000000" w:fill="FFFFFF"/>
                <w:noWrap/>
                <w:vAlign w:val="center"/>
                <w:hideMark/>
              </w:tcPr>
            </w:tcPrChange>
          </w:tcPr>
          <w:p w14:paraId="01A1C87B" w14:textId="77777777" w:rsidR="00DF436C" w:rsidRPr="00DF436C" w:rsidRDefault="00DF436C" w:rsidP="00DF436C">
            <w:pPr>
              <w:spacing w:after="0" w:line="240" w:lineRule="auto"/>
              <w:contextualSpacing w:val="0"/>
              <w:jc w:val="both"/>
              <w:rPr>
                <w:ins w:id="235" w:author="praktikum" w:date="2022-04-12T15:17:00Z"/>
                <w:rFonts w:ascii="Arial" w:eastAsia="Times New Roman" w:hAnsi="Arial" w:cs="Arial"/>
                <w:color w:val="000000"/>
                <w:sz w:val="22"/>
                <w:szCs w:val="22"/>
                <w:lang w:val="de-DE" w:eastAsia="de-DE"/>
              </w:rPr>
            </w:pPr>
            <w:ins w:id="236" w:author="praktikum" w:date="2022-04-12T15:17:00Z">
              <w:r w:rsidRPr="00DF436C">
                <w:rPr>
                  <w:rFonts w:ascii="Arial" w:eastAsia="Times New Roman" w:hAnsi="Arial" w:cs="Arial"/>
                  <w:color w:val="000000"/>
                  <w:sz w:val="22"/>
                  <w:szCs w:val="22"/>
                  <w:lang w:val="de-DE" w:eastAsia="de-DE"/>
                </w:rPr>
                <w:t>±2,78</w:t>
              </w:r>
            </w:ins>
          </w:p>
        </w:tc>
      </w:tr>
      <w:tr w:rsidR="00DF436C" w:rsidRPr="00DF436C" w14:paraId="61F7BADE" w14:textId="77777777" w:rsidTr="00DF436C">
        <w:trPr>
          <w:trHeight w:val="340"/>
          <w:ins w:id="237" w:author="praktikum" w:date="2022-04-12T15:17:00Z"/>
          <w:trPrChange w:id="238"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239" w:author="praktikum" w:date="2022-04-12T15:17:00Z">
              <w:tcPr>
                <w:tcW w:w="3131" w:type="dxa"/>
                <w:tcBorders>
                  <w:top w:val="nil"/>
                  <w:left w:val="nil"/>
                  <w:bottom w:val="nil"/>
                  <w:right w:val="nil"/>
                </w:tcBorders>
                <w:shd w:val="clear" w:color="auto" w:fill="auto"/>
                <w:noWrap/>
                <w:vAlign w:val="center"/>
                <w:hideMark/>
              </w:tcPr>
            </w:tcPrChange>
          </w:tcPr>
          <w:p w14:paraId="025098C6" w14:textId="77777777" w:rsidR="00DF436C" w:rsidRPr="00DF436C" w:rsidRDefault="00DF436C" w:rsidP="00DF436C">
            <w:pPr>
              <w:spacing w:after="0" w:line="240" w:lineRule="auto"/>
              <w:contextualSpacing w:val="0"/>
              <w:jc w:val="both"/>
              <w:rPr>
                <w:ins w:id="240" w:author="praktikum" w:date="2022-04-12T15:17:00Z"/>
                <w:rFonts w:ascii="Arial" w:eastAsia="Times New Roman" w:hAnsi="Arial" w:cs="Arial"/>
                <w:color w:val="000000"/>
                <w:sz w:val="22"/>
                <w:szCs w:val="22"/>
                <w:lang w:val="de-DE" w:eastAsia="de-DE"/>
              </w:rPr>
            </w:pPr>
            <w:ins w:id="241" w:author="praktikum" w:date="2022-04-12T15:17:00Z">
              <w:r w:rsidRPr="00DF436C">
                <w:rPr>
                  <w:rFonts w:ascii="Arial" w:eastAsia="Times New Roman" w:hAnsi="Arial" w:cs="Arial"/>
                  <w:color w:val="000000"/>
                  <w:sz w:val="22"/>
                  <w:szCs w:val="22"/>
                  <w:lang w:val="de-DE" w:eastAsia="de-DE"/>
                </w:rPr>
                <w:t>Education (</w:t>
              </w:r>
              <w:proofErr w:type="spellStart"/>
              <w:r w:rsidRPr="00DF436C">
                <w:rPr>
                  <w:rFonts w:ascii="Arial" w:eastAsia="Times New Roman" w:hAnsi="Arial" w:cs="Arial"/>
                  <w:color w:val="000000"/>
                  <w:sz w:val="22"/>
                  <w:szCs w:val="22"/>
                  <w:lang w:val="de-DE" w:eastAsia="de-DE"/>
                </w:rPr>
                <w:t>years</w:t>
              </w:r>
              <w:proofErr w:type="spellEnd"/>
              <w:r w:rsidRPr="00DF436C">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Change w:id="242" w:author="praktikum" w:date="2022-04-12T15:17:00Z">
              <w:tcPr>
                <w:tcW w:w="1046" w:type="dxa"/>
                <w:tcBorders>
                  <w:top w:val="nil"/>
                  <w:left w:val="nil"/>
                  <w:bottom w:val="nil"/>
                  <w:right w:val="nil"/>
                </w:tcBorders>
                <w:shd w:val="clear" w:color="000000" w:fill="FFFFFF"/>
                <w:noWrap/>
                <w:vAlign w:val="center"/>
                <w:hideMark/>
              </w:tcPr>
            </w:tcPrChange>
          </w:tcPr>
          <w:p w14:paraId="690198C1" w14:textId="77777777" w:rsidR="00DF436C" w:rsidRPr="00DF436C" w:rsidRDefault="00DF436C" w:rsidP="00DF436C">
            <w:pPr>
              <w:spacing w:after="0" w:line="240" w:lineRule="auto"/>
              <w:contextualSpacing w:val="0"/>
              <w:jc w:val="both"/>
              <w:rPr>
                <w:ins w:id="243" w:author="praktikum" w:date="2022-04-12T15:17:00Z"/>
                <w:rFonts w:ascii="Arial" w:eastAsia="Times New Roman" w:hAnsi="Arial" w:cs="Arial"/>
                <w:color w:val="000000"/>
                <w:sz w:val="22"/>
                <w:szCs w:val="22"/>
                <w:lang w:val="de-DE" w:eastAsia="de-DE"/>
              </w:rPr>
            </w:pPr>
            <w:ins w:id="244" w:author="praktikum" w:date="2022-04-12T15:17:00Z">
              <w:r w:rsidRPr="00DF436C">
                <w:rPr>
                  <w:rFonts w:ascii="Arial" w:eastAsia="Times New Roman" w:hAnsi="Arial" w:cs="Arial"/>
                  <w:color w:val="000000"/>
                  <w:sz w:val="22"/>
                  <w:szCs w:val="22"/>
                  <w:lang w:val="de-DE" w:eastAsia="de-DE"/>
                </w:rPr>
                <w:t>16,48</w:t>
              </w:r>
            </w:ins>
          </w:p>
        </w:tc>
        <w:tc>
          <w:tcPr>
            <w:tcW w:w="1045" w:type="dxa"/>
            <w:tcBorders>
              <w:top w:val="nil"/>
              <w:left w:val="nil"/>
              <w:bottom w:val="nil"/>
              <w:right w:val="nil"/>
            </w:tcBorders>
            <w:shd w:val="clear" w:color="000000" w:fill="FFFFFF"/>
            <w:noWrap/>
            <w:vAlign w:val="center"/>
            <w:hideMark/>
            <w:tcPrChange w:id="245" w:author="praktikum" w:date="2022-04-12T15:17:00Z">
              <w:tcPr>
                <w:tcW w:w="1045" w:type="dxa"/>
                <w:tcBorders>
                  <w:top w:val="nil"/>
                  <w:left w:val="nil"/>
                  <w:bottom w:val="nil"/>
                  <w:right w:val="nil"/>
                </w:tcBorders>
                <w:shd w:val="clear" w:color="000000" w:fill="FFFFFF"/>
                <w:noWrap/>
                <w:vAlign w:val="center"/>
                <w:hideMark/>
              </w:tcPr>
            </w:tcPrChange>
          </w:tcPr>
          <w:p w14:paraId="7D4E0020" w14:textId="77777777" w:rsidR="00DF436C" w:rsidRPr="00DF436C" w:rsidRDefault="00DF436C" w:rsidP="00DF436C">
            <w:pPr>
              <w:spacing w:after="0" w:line="240" w:lineRule="auto"/>
              <w:contextualSpacing w:val="0"/>
              <w:jc w:val="both"/>
              <w:rPr>
                <w:ins w:id="246" w:author="praktikum" w:date="2022-04-12T15:17:00Z"/>
                <w:rFonts w:ascii="Arial" w:eastAsia="Times New Roman" w:hAnsi="Arial" w:cs="Arial"/>
                <w:color w:val="000000"/>
                <w:sz w:val="22"/>
                <w:szCs w:val="22"/>
                <w:lang w:val="de-DE" w:eastAsia="de-DE"/>
              </w:rPr>
            </w:pPr>
            <w:ins w:id="247" w:author="praktikum" w:date="2022-04-12T15:17:00Z">
              <w:r w:rsidRPr="00DF436C">
                <w:rPr>
                  <w:rFonts w:ascii="Arial" w:eastAsia="Times New Roman" w:hAnsi="Arial" w:cs="Arial"/>
                  <w:color w:val="000000"/>
                  <w:sz w:val="22"/>
                  <w:szCs w:val="22"/>
                  <w:lang w:val="de-DE" w:eastAsia="de-DE"/>
                </w:rPr>
                <w:t>±2,18</w:t>
              </w:r>
            </w:ins>
          </w:p>
        </w:tc>
        <w:tc>
          <w:tcPr>
            <w:tcW w:w="1047" w:type="dxa"/>
            <w:tcBorders>
              <w:top w:val="nil"/>
              <w:left w:val="nil"/>
              <w:bottom w:val="nil"/>
              <w:right w:val="nil"/>
            </w:tcBorders>
            <w:shd w:val="clear" w:color="000000" w:fill="FFFFFF"/>
            <w:noWrap/>
            <w:vAlign w:val="center"/>
            <w:hideMark/>
            <w:tcPrChange w:id="248" w:author="praktikum" w:date="2022-04-12T15:17:00Z">
              <w:tcPr>
                <w:tcW w:w="1047" w:type="dxa"/>
                <w:tcBorders>
                  <w:top w:val="nil"/>
                  <w:left w:val="nil"/>
                  <w:bottom w:val="nil"/>
                  <w:right w:val="nil"/>
                </w:tcBorders>
                <w:shd w:val="clear" w:color="000000" w:fill="FFFFFF"/>
                <w:noWrap/>
                <w:vAlign w:val="center"/>
                <w:hideMark/>
              </w:tcPr>
            </w:tcPrChange>
          </w:tcPr>
          <w:p w14:paraId="3467BE91" w14:textId="77777777" w:rsidR="00DF436C" w:rsidRPr="00DF436C" w:rsidRDefault="00DF436C" w:rsidP="00DF436C">
            <w:pPr>
              <w:spacing w:after="0" w:line="240" w:lineRule="auto"/>
              <w:contextualSpacing w:val="0"/>
              <w:jc w:val="both"/>
              <w:rPr>
                <w:ins w:id="249" w:author="praktikum" w:date="2022-04-12T15:17:00Z"/>
                <w:rFonts w:ascii="Arial" w:eastAsia="Times New Roman" w:hAnsi="Arial" w:cs="Arial"/>
                <w:color w:val="000000"/>
                <w:sz w:val="22"/>
                <w:szCs w:val="22"/>
                <w:lang w:val="de-DE" w:eastAsia="de-DE"/>
              </w:rPr>
            </w:pPr>
            <w:ins w:id="250" w:author="praktikum" w:date="2022-04-12T15:17:00Z">
              <w:r w:rsidRPr="00DF436C">
                <w:rPr>
                  <w:rFonts w:ascii="Arial" w:eastAsia="Times New Roman" w:hAnsi="Arial" w:cs="Arial"/>
                  <w:color w:val="000000"/>
                  <w:sz w:val="22"/>
                  <w:szCs w:val="22"/>
                  <w:lang w:val="de-DE" w:eastAsia="de-DE"/>
                </w:rPr>
                <w:t>16,78</w:t>
              </w:r>
            </w:ins>
          </w:p>
        </w:tc>
        <w:tc>
          <w:tcPr>
            <w:tcW w:w="1045" w:type="dxa"/>
            <w:tcBorders>
              <w:top w:val="nil"/>
              <w:left w:val="nil"/>
              <w:bottom w:val="nil"/>
              <w:right w:val="nil"/>
            </w:tcBorders>
            <w:shd w:val="clear" w:color="000000" w:fill="FFFFFF"/>
            <w:noWrap/>
            <w:vAlign w:val="center"/>
            <w:hideMark/>
            <w:tcPrChange w:id="251" w:author="praktikum" w:date="2022-04-12T15:17:00Z">
              <w:tcPr>
                <w:tcW w:w="1045" w:type="dxa"/>
                <w:tcBorders>
                  <w:top w:val="nil"/>
                  <w:left w:val="nil"/>
                  <w:bottom w:val="nil"/>
                  <w:right w:val="nil"/>
                </w:tcBorders>
                <w:shd w:val="clear" w:color="000000" w:fill="FFFFFF"/>
                <w:noWrap/>
                <w:vAlign w:val="center"/>
                <w:hideMark/>
              </w:tcPr>
            </w:tcPrChange>
          </w:tcPr>
          <w:p w14:paraId="0B068CBB" w14:textId="77777777" w:rsidR="00DF436C" w:rsidRPr="00DF436C" w:rsidRDefault="00DF436C" w:rsidP="00DF436C">
            <w:pPr>
              <w:spacing w:after="0" w:line="240" w:lineRule="auto"/>
              <w:contextualSpacing w:val="0"/>
              <w:jc w:val="both"/>
              <w:rPr>
                <w:ins w:id="252" w:author="praktikum" w:date="2022-04-12T15:17:00Z"/>
                <w:rFonts w:ascii="Arial" w:eastAsia="Times New Roman" w:hAnsi="Arial" w:cs="Arial"/>
                <w:color w:val="000000"/>
                <w:sz w:val="22"/>
                <w:szCs w:val="22"/>
                <w:lang w:val="de-DE" w:eastAsia="de-DE"/>
              </w:rPr>
            </w:pPr>
            <w:ins w:id="253" w:author="praktikum" w:date="2022-04-12T15:17:00Z">
              <w:r w:rsidRPr="00DF436C">
                <w:rPr>
                  <w:rFonts w:ascii="Arial" w:eastAsia="Times New Roman" w:hAnsi="Arial" w:cs="Arial"/>
                  <w:color w:val="000000"/>
                  <w:sz w:val="22"/>
                  <w:szCs w:val="22"/>
                  <w:lang w:val="de-DE" w:eastAsia="de-DE"/>
                </w:rPr>
                <w:t>±3,05</w:t>
              </w:r>
            </w:ins>
          </w:p>
        </w:tc>
        <w:tc>
          <w:tcPr>
            <w:tcW w:w="1047" w:type="dxa"/>
            <w:tcBorders>
              <w:top w:val="nil"/>
              <w:left w:val="nil"/>
              <w:bottom w:val="nil"/>
              <w:right w:val="nil"/>
            </w:tcBorders>
            <w:shd w:val="clear" w:color="000000" w:fill="FFFFFF"/>
            <w:noWrap/>
            <w:vAlign w:val="center"/>
            <w:hideMark/>
            <w:tcPrChange w:id="254" w:author="praktikum" w:date="2022-04-12T15:17:00Z">
              <w:tcPr>
                <w:tcW w:w="1047" w:type="dxa"/>
                <w:tcBorders>
                  <w:top w:val="nil"/>
                  <w:left w:val="nil"/>
                  <w:bottom w:val="nil"/>
                  <w:right w:val="nil"/>
                </w:tcBorders>
                <w:shd w:val="clear" w:color="000000" w:fill="FFFFFF"/>
                <w:noWrap/>
                <w:vAlign w:val="center"/>
                <w:hideMark/>
              </w:tcPr>
            </w:tcPrChange>
          </w:tcPr>
          <w:p w14:paraId="1551A36D" w14:textId="77777777" w:rsidR="00DF436C" w:rsidRPr="00DF436C" w:rsidRDefault="00DF436C" w:rsidP="00DF436C">
            <w:pPr>
              <w:spacing w:after="0" w:line="240" w:lineRule="auto"/>
              <w:contextualSpacing w:val="0"/>
              <w:jc w:val="both"/>
              <w:rPr>
                <w:ins w:id="255" w:author="praktikum" w:date="2022-04-12T15:17:00Z"/>
                <w:rFonts w:ascii="Arial" w:eastAsia="Times New Roman" w:hAnsi="Arial" w:cs="Arial"/>
                <w:color w:val="000000"/>
                <w:sz w:val="22"/>
                <w:szCs w:val="22"/>
                <w:lang w:val="de-DE" w:eastAsia="de-DE"/>
              </w:rPr>
            </w:pPr>
            <w:ins w:id="256" w:author="praktikum" w:date="2022-04-12T15:17:00Z">
              <w:r w:rsidRPr="00DF436C">
                <w:rPr>
                  <w:rFonts w:ascii="Arial" w:eastAsia="Times New Roman" w:hAnsi="Arial" w:cs="Arial"/>
                  <w:color w:val="000000"/>
                  <w:sz w:val="22"/>
                  <w:szCs w:val="22"/>
                  <w:lang w:val="de-DE" w:eastAsia="de-DE"/>
                </w:rPr>
                <w:t>17,42</w:t>
              </w:r>
            </w:ins>
          </w:p>
        </w:tc>
        <w:tc>
          <w:tcPr>
            <w:tcW w:w="1045" w:type="dxa"/>
            <w:tcBorders>
              <w:top w:val="nil"/>
              <w:left w:val="nil"/>
              <w:bottom w:val="nil"/>
              <w:right w:val="nil"/>
            </w:tcBorders>
            <w:shd w:val="clear" w:color="000000" w:fill="FFFFFF"/>
            <w:noWrap/>
            <w:vAlign w:val="center"/>
            <w:hideMark/>
            <w:tcPrChange w:id="257" w:author="praktikum" w:date="2022-04-12T15:17:00Z">
              <w:tcPr>
                <w:tcW w:w="1045" w:type="dxa"/>
                <w:tcBorders>
                  <w:top w:val="nil"/>
                  <w:left w:val="nil"/>
                  <w:bottom w:val="nil"/>
                  <w:right w:val="nil"/>
                </w:tcBorders>
                <w:shd w:val="clear" w:color="000000" w:fill="FFFFFF"/>
                <w:noWrap/>
                <w:vAlign w:val="center"/>
                <w:hideMark/>
              </w:tcPr>
            </w:tcPrChange>
          </w:tcPr>
          <w:p w14:paraId="77F736A1" w14:textId="77777777" w:rsidR="00DF436C" w:rsidRPr="00DF436C" w:rsidRDefault="00DF436C" w:rsidP="00DF436C">
            <w:pPr>
              <w:spacing w:after="0" w:line="240" w:lineRule="auto"/>
              <w:contextualSpacing w:val="0"/>
              <w:jc w:val="both"/>
              <w:rPr>
                <w:ins w:id="258" w:author="praktikum" w:date="2022-04-12T15:17:00Z"/>
                <w:rFonts w:ascii="Arial" w:eastAsia="Times New Roman" w:hAnsi="Arial" w:cs="Arial"/>
                <w:color w:val="000000"/>
                <w:sz w:val="22"/>
                <w:szCs w:val="22"/>
                <w:lang w:val="de-DE" w:eastAsia="de-DE"/>
              </w:rPr>
            </w:pPr>
            <w:ins w:id="259" w:author="praktikum" w:date="2022-04-12T15:17:00Z">
              <w:r w:rsidRPr="00DF436C">
                <w:rPr>
                  <w:rFonts w:ascii="Arial" w:eastAsia="Times New Roman" w:hAnsi="Arial" w:cs="Arial"/>
                  <w:color w:val="000000"/>
                  <w:sz w:val="22"/>
                  <w:szCs w:val="22"/>
                  <w:lang w:val="de-DE" w:eastAsia="de-DE"/>
                </w:rPr>
                <w:t>±3,22</w:t>
              </w:r>
            </w:ins>
          </w:p>
        </w:tc>
      </w:tr>
      <w:tr w:rsidR="00DF436C" w:rsidRPr="00DF436C" w14:paraId="0B367F1C" w14:textId="77777777" w:rsidTr="00DF436C">
        <w:trPr>
          <w:trHeight w:val="340"/>
          <w:ins w:id="260" w:author="praktikum" w:date="2022-04-12T15:17:00Z"/>
          <w:trPrChange w:id="261"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262" w:author="praktikum" w:date="2022-04-12T15:17:00Z">
              <w:tcPr>
                <w:tcW w:w="3131" w:type="dxa"/>
                <w:tcBorders>
                  <w:top w:val="nil"/>
                  <w:left w:val="nil"/>
                  <w:bottom w:val="nil"/>
                  <w:right w:val="nil"/>
                </w:tcBorders>
                <w:shd w:val="clear" w:color="auto" w:fill="auto"/>
                <w:noWrap/>
                <w:vAlign w:val="center"/>
                <w:hideMark/>
              </w:tcPr>
            </w:tcPrChange>
          </w:tcPr>
          <w:p w14:paraId="77C8C491" w14:textId="77777777" w:rsidR="00DF436C" w:rsidRPr="00DF436C" w:rsidRDefault="00DF436C" w:rsidP="00DF436C">
            <w:pPr>
              <w:spacing w:after="0" w:line="240" w:lineRule="auto"/>
              <w:contextualSpacing w:val="0"/>
              <w:jc w:val="both"/>
              <w:rPr>
                <w:ins w:id="263" w:author="praktikum" w:date="2022-04-12T15:17:00Z"/>
                <w:rFonts w:ascii="Arial" w:eastAsia="Times New Roman" w:hAnsi="Arial" w:cs="Arial"/>
                <w:color w:val="000000"/>
                <w:sz w:val="22"/>
                <w:szCs w:val="22"/>
                <w:lang w:val="de-DE" w:eastAsia="de-DE"/>
              </w:rPr>
            </w:pPr>
            <w:ins w:id="264" w:author="praktikum" w:date="2022-04-12T15:17:00Z">
              <w:r w:rsidRPr="00DF436C">
                <w:rPr>
                  <w:rFonts w:ascii="Arial" w:eastAsia="Times New Roman" w:hAnsi="Arial" w:cs="Arial"/>
                  <w:color w:val="000000"/>
                  <w:sz w:val="22"/>
                  <w:szCs w:val="22"/>
                  <w:lang w:val="de-DE" w:eastAsia="de-DE"/>
                </w:rPr>
                <w:t>D2 Score (</w:t>
              </w:r>
              <w:r w:rsidRPr="00DF436C">
                <w:rPr>
                  <w:rFonts w:ascii="Arial" w:eastAsia="Times New Roman" w:hAnsi="Arial" w:cs="Arial"/>
                  <w:sz w:val="22"/>
                  <w:szCs w:val="22"/>
                  <w:lang w:val="de-DE" w:eastAsia="de-DE"/>
                  <w:rPrChange w:id="265" w:author="praktikum" w:date="2022-04-12T15:18:00Z">
                    <w:rPr>
                      <w:rFonts w:ascii="Arial" w:eastAsia="Times New Roman" w:hAnsi="Arial" w:cs="Arial"/>
                      <w:color w:val="FF0000"/>
                      <w:sz w:val="22"/>
                      <w:szCs w:val="22"/>
                      <w:lang w:val="de-DE" w:eastAsia="de-DE"/>
                    </w:rPr>
                  </w:rPrChange>
                </w:rPr>
                <w:t>total</w:t>
              </w:r>
              <w:r w:rsidRPr="00DF436C">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Change w:id="266" w:author="praktikum" w:date="2022-04-12T15:17:00Z">
              <w:tcPr>
                <w:tcW w:w="1046" w:type="dxa"/>
                <w:tcBorders>
                  <w:top w:val="nil"/>
                  <w:left w:val="nil"/>
                  <w:bottom w:val="nil"/>
                  <w:right w:val="nil"/>
                </w:tcBorders>
                <w:shd w:val="clear" w:color="000000" w:fill="FFFFFF"/>
                <w:noWrap/>
                <w:vAlign w:val="center"/>
                <w:hideMark/>
              </w:tcPr>
            </w:tcPrChange>
          </w:tcPr>
          <w:p w14:paraId="6C29DA6C" w14:textId="77777777" w:rsidR="00DF436C" w:rsidRPr="00DF436C" w:rsidRDefault="00DF436C" w:rsidP="00DF436C">
            <w:pPr>
              <w:spacing w:after="0" w:line="240" w:lineRule="auto"/>
              <w:contextualSpacing w:val="0"/>
              <w:jc w:val="both"/>
              <w:rPr>
                <w:ins w:id="267" w:author="praktikum" w:date="2022-04-12T15:17:00Z"/>
                <w:rFonts w:ascii="Arial" w:eastAsia="Times New Roman" w:hAnsi="Arial" w:cs="Arial"/>
                <w:color w:val="000000"/>
                <w:sz w:val="22"/>
                <w:szCs w:val="22"/>
                <w:lang w:val="de-DE" w:eastAsia="de-DE"/>
              </w:rPr>
            </w:pPr>
            <w:ins w:id="268" w:author="praktikum" w:date="2022-04-12T15:17:00Z">
              <w:r w:rsidRPr="00DF436C">
                <w:rPr>
                  <w:rFonts w:ascii="Arial" w:eastAsia="Times New Roman" w:hAnsi="Arial" w:cs="Arial"/>
                  <w:color w:val="000000"/>
                  <w:sz w:val="22"/>
                  <w:szCs w:val="22"/>
                  <w:lang w:val="de-DE" w:eastAsia="de-DE"/>
                </w:rPr>
                <w:t>546,04</w:t>
              </w:r>
            </w:ins>
          </w:p>
        </w:tc>
        <w:tc>
          <w:tcPr>
            <w:tcW w:w="1045" w:type="dxa"/>
            <w:tcBorders>
              <w:top w:val="nil"/>
              <w:left w:val="nil"/>
              <w:bottom w:val="nil"/>
              <w:right w:val="nil"/>
            </w:tcBorders>
            <w:shd w:val="clear" w:color="000000" w:fill="FFFFFF"/>
            <w:noWrap/>
            <w:vAlign w:val="center"/>
            <w:hideMark/>
            <w:tcPrChange w:id="269" w:author="praktikum" w:date="2022-04-12T15:17:00Z">
              <w:tcPr>
                <w:tcW w:w="1045" w:type="dxa"/>
                <w:tcBorders>
                  <w:top w:val="nil"/>
                  <w:left w:val="nil"/>
                  <w:bottom w:val="nil"/>
                  <w:right w:val="nil"/>
                </w:tcBorders>
                <w:shd w:val="clear" w:color="000000" w:fill="FFFFFF"/>
                <w:noWrap/>
                <w:vAlign w:val="center"/>
                <w:hideMark/>
              </w:tcPr>
            </w:tcPrChange>
          </w:tcPr>
          <w:p w14:paraId="1CAD42DE" w14:textId="77777777" w:rsidR="00DF436C" w:rsidRPr="00DF436C" w:rsidRDefault="00DF436C" w:rsidP="00DF436C">
            <w:pPr>
              <w:spacing w:after="0" w:line="240" w:lineRule="auto"/>
              <w:contextualSpacing w:val="0"/>
              <w:jc w:val="both"/>
              <w:rPr>
                <w:ins w:id="270" w:author="praktikum" w:date="2022-04-12T15:17:00Z"/>
                <w:rFonts w:ascii="Arial" w:eastAsia="Times New Roman" w:hAnsi="Arial" w:cs="Arial"/>
                <w:color w:val="000000"/>
                <w:sz w:val="22"/>
                <w:szCs w:val="22"/>
                <w:lang w:val="de-DE" w:eastAsia="de-DE"/>
              </w:rPr>
            </w:pPr>
            <w:ins w:id="271" w:author="praktikum" w:date="2022-04-12T15:17:00Z">
              <w:r w:rsidRPr="00DF436C">
                <w:rPr>
                  <w:rFonts w:ascii="Arial" w:eastAsia="Times New Roman" w:hAnsi="Arial" w:cs="Arial"/>
                  <w:color w:val="000000"/>
                  <w:sz w:val="22"/>
                  <w:szCs w:val="22"/>
                  <w:lang w:val="de-DE" w:eastAsia="de-DE"/>
                </w:rPr>
                <w:t>±64,97</w:t>
              </w:r>
            </w:ins>
          </w:p>
        </w:tc>
        <w:tc>
          <w:tcPr>
            <w:tcW w:w="1047" w:type="dxa"/>
            <w:tcBorders>
              <w:top w:val="nil"/>
              <w:left w:val="nil"/>
              <w:bottom w:val="nil"/>
              <w:right w:val="nil"/>
            </w:tcBorders>
            <w:shd w:val="clear" w:color="000000" w:fill="FFFFFF"/>
            <w:noWrap/>
            <w:vAlign w:val="center"/>
            <w:hideMark/>
            <w:tcPrChange w:id="272" w:author="praktikum" w:date="2022-04-12T15:17:00Z">
              <w:tcPr>
                <w:tcW w:w="1047" w:type="dxa"/>
                <w:tcBorders>
                  <w:top w:val="nil"/>
                  <w:left w:val="nil"/>
                  <w:bottom w:val="nil"/>
                  <w:right w:val="nil"/>
                </w:tcBorders>
                <w:shd w:val="clear" w:color="000000" w:fill="FFFFFF"/>
                <w:noWrap/>
                <w:vAlign w:val="center"/>
                <w:hideMark/>
              </w:tcPr>
            </w:tcPrChange>
          </w:tcPr>
          <w:p w14:paraId="3DEB0C33" w14:textId="77777777" w:rsidR="00DF436C" w:rsidRPr="00DF436C" w:rsidRDefault="00DF436C" w:rsidP="00DF436C">
            <w:pPr>
              <w:spacing w:after="0" w:line="240" w:lineRule="auto"/>
              <w:contextualSpacing w:val="0"/>
              <w:jc w:val="both"/>
              <w:rPr>
                <w:ins w:id="273" w:author="praktikum" w:date="2022-04-12T15:17:00Z"/>
                <w:rFonts w:ascii="Arial" w:eastAsia="Times New Roman" w:hAnsi="Arial" w:cs="Arial"/>
                <w:color w:val="000000"/>
                <w:sz w:val="22"/>
                <w:szCs w:val="22"/>
                <w:lang w:val="de-DE" w:eastAsia="de-DE"/>
              </w:rPr>
            </w:pPr>
            <w:ins w:id="274" w:author="praktikum" w:date="2022-04-12T15:17:00Z">
              <w:r w:rsidRPr="00DF436C">
                <w:rPr>
                  <w:rFonts w:ascii="Arial" w:eastAsia="Times New Roman" w:hAnsi="Arial" w:cs="Arial"/>
                  <w:color w:val="000000"/>
                  <w:sz w:val="22"/>
                  <w:szCs w:val="22"/>
                  <w:lang w:val="de-DE" w:eastAsia="de-DE"/>
                </w:rPr>
                <w:t>555,33</w:t>
              </w:r>
            </w:ins>
          </w:p>
        </w:tc>
        <w:tc>
          <w:tcPr>
            <w:tcW w:w="1045" w:type="dxa"/>
            <w:tcBorders>
              <w:top w:val="nil"/>
              <w:left w:val="nil"/>
              <w:bottom w:val="nil"/>
              <w:right w:val="nil"/>
            </w:tcBorders>
            <w:shd w:val="clear" w:color="000000" w:fill="FFFFFF"/>
            <w:noWrap/>
            <w:vAlign w:val="center"/>
            <w:hideMark/>
            <w:tcPrChange w:id="275" w:author="praktikum" w:date="2022-04-12T15:17:00Z">
              <w:tcPr>
                <w:tcW w:w="1045" w:type="dxa"/>
                <w:tcBorders>
                  <w:top w:val="nil"/>
                  <w:left w:val="nil"/>
                  <w:bottom w:val="nil"/>
                  <w:right w:val="nil"/>
                </w:tcBorders>
                <w:shd w:val="clear" w:color="000000" w:fill="FFFFFF"/>
                <w:noWrap/>
                <w:vAlign w:val="center"/>
                <w:hideMark/>
              </w:tcPr>
            </w:tcPrChange>
          </w:tcPr>
          <w:p w14:paraId="7D3FDA4A" w14:textId="77777777" w:rsidR="00DF436C" w:rsidRPr="00DF436C" w:rsidRDefault="00DF436C" w:rsidP="00DF436C">
            <w:pPr>
              <w:spacing w:after="0" w:line="240" w:lineRule="auto"/>
              <w:contextualSpacing w:val="0"/>
              <w:jc w:val="both"/>
              <w:rPr>
                <w:ins w:id="276" w:author="praktikum" w:date="2022-04-12T15:17:00Z"/>
                <w:rFonts w:ascii="Arial" w:eastAsia="Times New Roman" w:hAnsi="Arial" w:cs="Arial"/>
                <w:color w:val="000000"/>
                <w:sz w:val="22"/>
                <w:szCs w:val="22"/>
                <w:lang w:val="de-DE" w:eastAsia="de-DE"/>
              </w:rPr>
            </w:pPr>
            <w:ins w:id="277" w:author="praktikum" w:date="2022-04-12T15:17:00Z">
              <w:r w:rsidRPr="00DF436C">
                <w:rPr>
                  <w:rFonts w:ascii="Arial" w:eastAsia="Times New Roman" w:hAnsi="Arial" w:cs="Arial"/>
                  <w:color w:val="000000"/>
                  <w:sz w:val="22"/>
                  <w:szCs w:val="22"/>
                  <w:lang w:val="de-DE" w:eastAsia="de-DE"/>
                </w:rPr>
                <w:t>±70,94</w:t>
              </w:r>
            </w:ins>
          </w:p>
        </w:tc>
        <w:tc>
          <w:tcPr>
            <w:tcW w:w="1047" w:type="dxa"/>
            <w:tcBorders>
              <w:top w:val="nil"/>
              <w:left w:val="nil"/>
              <w:bottom w:val="nil"/>
              <w:right w:val="nil"/>
            </w:tcBorders>
            <w:shd w:val="clear" w:color="000000" w:fill="FFFFFF"/>
            <w:noWrap/>
            <w:vAlign w:val="center"/>
            <w:hideMark/>
            <w:tcPrChange w:id="278" w:author="praktikum" w:date="2022-04-12T15:17:00Z">
              <w:tcPr>
                <w:tcW w:w="1047" w:type="dxa"/>
                <w:tcBorders>
                  <w:top w:val="nil"/>
                  <w:left w:val="nil"/>
                  <w:bottom w:val="nil"/>
                  <w:right w:val="nil"/>
                </w:tcBorders>
                <w:shd w:val="clear" w:color="000000" w:fill="FFFFFF"/>
                <w:noWrap/>
                <w:vAlign w:val="center"/>
                <w:hideMark/>
              </w:tcPr>
            </w:tcPrChange>
          </w:tcPr>
          <w:p w14:paraId="15A639F4" w14:textId="77777777" w:rsidR="00DF436C" w:rsidRPr="00DF436C" w:rsidRDefault="00DF436C" w:rsidP="00DF436C">
            <w:pPr>
              <w:spacing w:after="0" w:line="240" w:lineRule="auto"/>
              <w:contextualSpacing w:val="0"/>
              <w:jc w:val="both"/>
              <w:rPr>
                <w:ins w:id="279" w:author="praktikum" w:date="2022-04-12T15:17:00Z"/>
                <w:rFonts w:ascii="Arial" w:eastAsia="Times New Roman" w:hAnsi="Arial" w:cs="Arial"/>
                <w:color w:val="000000"/>
                <w:sz w:val="22"/>
                <w:szCs w:val="22"/>
                <w:lang w:val="de-DE" w:eastAsia="de-DE"/>
              </w:rPr>
            </w:pPr>
            <w:ins w:id="280" w:author="praktikum" w:date="2022-04-12T15:17:00Z">
              <w:r w:rsidRPr="00DF436C">
                <w:rPr>
                  <w:rFonts w:ascii="Arial" w:eastAsia="Times New Roman" w:hAnsi="Arial" w:cs="Arial"/>
                  <w:color w:val="000000"/>
                  <w:sz w:val="22"/>
                  <w:szCs w:val="22"/>
                  <w:lang w:val="de-DE" w:eastAsia="de-DE"/>
                </w:rPr>
                <w:t>528,96</w:t>
              </w:r>
            </w:ins>
          </w:p>
        </w:tc>
        <w:tc>
          <w:tcPr>
            <w:tcW w:w="1045" w:type="dxa"/>
            <w:tcBorders>
              <w:top w:val="nil"/>
              <w:left w:val="nil"/>
              <w:bottom w:val="nil"/>
              <w:right w:val="nil"/>
            </w:tcBorders>
            <w:shd w:val="clear" w:color="000000" w:fill="FFFFFF"/>
            <w:noWrap/>
            <w:vAlign w:val="center"/>
            <w:hideMark/>
            <w:tcPrChange w:id="281" w:author="praktikum" w:date="2022-04-12T15:17:00Z">
              <w:tcPr>
                <w:tcW w:w="1045" w:type="dxa"/>
                <w:tcBorders>
                  <w:top w:val="nil"/>
                  <w:left w:val="nil"/>
                  <w:bottom w:val="nil"/>
                  <w:right w:val="nil"/>
                </w:tcBorders>
                <w:shd w:val="clear" w:color="000000" w:fill="FFFFFF"/>
                <w:noWrap/>
                <w:vAlign w:val="center"/>
                <w:hideMark/>
              </w:tcPr>
            </w:tcPrChange>
          </w:tcPr>
          <w:p w14:paraId="2509FCDD" w14:textId="77777777" w:rsidR="00DF436C" w:rsidRPr="00DF436C" w:rsidRDefault="00DF436C" w:rsidP="00DF436C">
            <w:pPr>
              <w:spacing w:after="0" w:line="240" w:lineRule="auto"/>
              <w:contextualSpacing w:val="0"/>
              <w:jc w:val="both"/>
              <w:rPr>
                <w:ins w:id="282" w:author="praktikum" w:date="2022-04-12T15:17:00Z"/>
                <w:rFonts w:ascii="Arial" w:eastAsia="Times New Roman" w:hAnsi="Arial" w:cs="Arial"/>
                <w:color w:val="000000"/>
                <w:sz w:val="22"/>
                <w:szCs w:val="22"/>
                <w:lang w:val="de-DE" w:eastAsia="de-DE"/>
              </w:rPr>
            </w:pPr>
            <w:ins w:id="283" w:author="praktikum" w:date="2022-04-12T15:17:00Z">
              <w:r w:rsidRPr="00DF436C">
                <w:rPr>
                  <w:rFonts w:ascii="Arial" w:eastAsia="Times New Roman" w:hAnsi="Arial" w:cs="Arial"/>
                  <w:color w:val="000000"/>
                  <w:sz w:val="22"/>
                  <w:szCs w:val="22"/>
                  <w:lang w:val="de-DE" w:eastAsia="de-DE"/>
                </w:rPr>
                <w:t>±62,88</w:t>
              </w:r>
            </w:ins>
          </w:p>
        </w:tc>
      </w:tr>
      <w:tr w:rsidR="00DF436C" w:rsidRPr="00DF436C" w14:paraId="2314A22F" w14:textId="77777777" w:rsidTr="00DF436C">
        <w:trPr>
          <w:trHeight w:val="340"/>
          <w:ins w:id="284" w:author="praktikum" w:date="2022-04-12T15:17:00Z"/>
          <w:trPrChange w:id="285" w:author="praktikum" w:date="2022-04-12T15:17:00Z">
            <w:trPr>
              <w:trHeight w:val="315"/>
            </w:trPr>
          </w:trPrChange>
        </w:trPr>
        <w:tc>
          <w:tcPr>
            <w:tcW w:w="3131" w:type="dxa"/>
            <w:tcBorders>
              <w:top w:val="nil"/>
              <w:left w:val="nil"/>
              <w:bottom w:val="nil"/>
              <w:right w:val="nil"/>
            </w:tcBorders>
            <w:shd w:val="clear" w:color="auto" w:fill="auto"/>
            <w:noWrap/>
            <w:vAlign w:val="center"/>
            <w:hideMark/>
            <w:tcPrChange w:id="286" w:author="praktikum" w:date="2022-04-12T15:17:00Z">
              <w:tcPr>
                <w:tcW w:w="3131" w:type="dxa"/>
                <w:tcBorders>
                  <w:top w:val="nil"/>
                  <w:left w:val="nil"/>
                  <w:bottom w:val="nil"/>
                  <w:right w:val="nil"/>
                </w:tcBorders>
                <w:shd w:val="clear" w:color="auto" w:fill="auto"/>
                <w:noWrap/>
                <w:vAlign w:val="center"/>
                <w:hideMark/>
              </w:tcPr>
            </w:tcPrChange>
          </w:tcPr>
          <w:p w14:paraId="44B6F9F6" w14:textId="77777777" w:rsidR="00DF436C" w:rsidRPr="00DF436C" w:rsidRDefault="00DF436C" w:rsidP="00DF436C">
            <w:pPr>
              <w:spacing w:after="0" w:line="240" w:lineRule="auto"/>
              <w:contextualSpacing w:val="0"/>
              <w:rPr>
                <w:ins w:id="287" w:author="praktikum" w:date="2022-04-12T15:17:00Z"/>
                <w:rFonts w:ascii="Arial" w:eastAsia="Times New Roman" w:hAnsi="Arial" w:cs="Arial"/>
                <w:b/>
                <w:bCs/>
                <w:color w:val="000000"/>
                <w:sz w:val="22"/>
                <w:szCs w:val="22"/>
                <w:lang w:val="de-DE" w:eastAsia="de-DE"/>
              </w:rPr>
            </w:pPr>
            <w:proofErr w:type="spellStart"/>
            <w:ins w:id="288" w:author="praktikum" w:date="2022-04-12T15:17:00Z">
              <w:r w:rsidRPr="00DF436C">
                <w:rPr>
                  <w:rFonts w:ascii="Arial" w:eastAsia="Times New Roman" w:hAnsi="Arial" w:cs="Arial"/>
                  <w:b/>
                  <w:bCs/>
                  <w:color w:val="000000"/>
                  <w:sz w:val="22"/>
                  <w:szCs w:val="22"/>
                  <w:lang w:val="de-DE" w:eastAsia="de-DE"/>
                </w:rPr>
                <w:t>Object</w:t>
              </w:r>
              <w:proofErr w:type="spellEnd"/>
              <w:r w:rsidRPr="00DF436C">
                <w:rPr>
                  <w:rFonts w:ascii="Arial" w:eastAsia="Times New Roman" w:hAnsi="Arial" w:cs="Arial"/>
                  <w:b/>
                  <w:bCs/>
                  <w:color w:val="000000"/>
                  <w:sz w:val="22"/>
                  <w:szCs w:val="22"/>
                  <w:lang w:val="de-DE" w:eastAsia="de-DE"/>
                </w:rPr>
                <w:t xml:space="preserve"> Location </w:t>
              </w:r>
              <w:proofErr w:type="spellStart"/>
              <w:r w:rsidRPr="00DF436C">
                <w:rPr>
                  <w:rFonts w:ascii="Arial" w:eastAsia="Times New Roman" w:hAnsi="Arial" w:cs="Arial"/>
                  <w:b/>
                  <w:bCs/>
                  <w:color w:val="000000"/>
                  <w:sz w:val="22"/>
                  <w:szCs w:val="22"/>
                  <w:lang w:val="de-DE" w:eastAsia="de-DE"/>
                </w:rPr>
                <w:t>Association</w:t>
              </w:r>
              <w:proofErr w:type="spellEnd"/>
              <w:r w:rsidRPr="00DF436C">
                <w:rPr>
                  <w:rFonts w:ascii="Arial" w:eastAsia="Times New Roman" w:hAnsi="Arial" w:cs="Arial"/>
                  <w:b/>
                  <w:bCs/>
                  <w:color w:val="000000"/>
                  <w:sz w:val="22"/>
                  <w:szCs w:val="22"/>
                  <w:lang w:val="de-DE" w:eastAsia="de-DE"/>
                </w:rPr>
                <w:t xml:space="preserve"> Task</w:t>
              </w:r>
              <w:r w:rsidRPr="00DF436C">
                <w:rPr>
                  <w:rFonts w:eastAsia="Times New Roman"/>
                  <w:color w:val="000000"/>
                  <w:sz w:val="16"/>
                  <w:szCs w:val="16"/>
                  <w:lang w:val="de-DE" w:eastAsia="de-DE"/>
                </w:rPr>
                <w:t> </w:t>
              </w:r>
            </w:ins>
          </w:p>
        </w:tc>
        <w:tc>
          <w:tcPr>
            <w:tcW w:w="2091" w:type="dxa"/>
            <w:gridSpan w:val="2"/>
            <w:tcBorders>
              <w:top w:val="single" w:sz="8" w:space="0" w:color="auto"/>
              <w:left w:val="nil"/>
              <w:bottom w:val="nil"/>
              <w:right w:val="nil"/>
            </w:tcBorders>
            <w:shd w:val="clear" w:color="auto" w:fill="auto"/>
            <w:noWrap/>
            <w:vAlign w:val="center"/>
            <w:hideMark/>
            <w:tcPrChange w:id="289" w:author="praktikum" w:date="2022-04-12T15:17:00Z">
              <w:tcPr>
                <w:tcW w:w="2091" w:type="dxa"/>
                <w:gridSpan w:val="2"/>
                <w:tcBorders>
                  <w:top w:val="single" w:sz="8" w:space="0" w:color="auto"/>
                  <w:left w:val="nil"/>
                  <w:bottom w:val="nil"/>
                  <w:right w:val="nil"/>
                </w:tcBorders>
                <w:shd w:val="clear" w:color="auto" w:fill="auto"/>
                <w:noWrap/>
                <w:vAlign w:val="center"/>
                <w:hideMark/>
              </w:tcPr>
            </w:tcPrChange>
          </w:tcPr>
          <w:p w14:paraId="3AA03353" w14:textId="77777777" w:rsidR="00DF436C" w:rsidRPr="00DF436C" w:rsidRDefault="00DF436C" w:rsidP="00DF436C">
            <w:pPr>
              <w:spacing w:after="0" w:line="240" w:lineRule="auto"/>
              <w:contextualSpacing w:val="0"/>
              <w:rPr>
                <w:ins w:id="290" w:author="praktikum" w:date="2022-04-12T15:17:00Z"/>
                <w:rFonts w:eastAsia="Times New Roman"/>
                <w:color w:val="000000"/>
                <w:lang w:val="de-DE" w:eastAsia="de-DE"/>
              </w:rPr>
            </w:pPr>
            <w:ins w:id="291" w:author="praktikum" w:date="2022-04-12T15:17:00Z">
              <w:r w:rsidRPr="00DF436C">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292" w:author="praktikum" w:date="2022-04-12T15:17:00Z">
              <w:tcPr>
                <w:tcW w:w="1047" w:type="dxa"/>
                <w:tcBorders>
                  <w:top w:val="single" w:sz="8" w:space="0" w:color="auto"/>
                  <w:left w:val="nil"/>
                  <w:bottom w:val="nil"/>
                  <w:right w:val="nil"/>
                </w:tcBorders>
                <w:shd w:val="clear" w:color="auto" w:fill="auto"/>
                <w:noWrap/>
                <w:vAlign w:val="center"/>
                <w:hideMark/>
              </w:tcPr>
            </w:tcPrChange>
          </w:tcPr>
          <w:p w14:paraId="2EDDD2A4" w14:textId="77777777" w:rsidR="00DF436C" w:rsidRPr="00DF436C" w:rsidRDefault="00DF436C" w:rsidP="00DF436C">
            <w:pPr>
              <w:spacing w:after="0" w:line="240" w:lineRule="auto"/>
              <w:contextualSpacing w:val="0"/>
              <w:rPr>
                <w:ins w:id="293" w:author="praktikum" w:date="2022-04-12T15:17:00Z"/>
                <w:rFonts w:eastAsia="Times New Roman"/>
                <w:color w:val="000000"/>
                <w:lang w:val="de-DE" w:eastAsia="de-DE"/>
              </w:rPr>
            </w:pPr>
            <w:ins w:id="294" w:author="praktikum" w:date="2022-04-12T15:17:00Z">
              <w:r w:rsidRPr="00DF436C">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295" w:author="praktikum" w:date="2022-04-12T15:17:00Z">
              <w:tcPr>
                <w:tcW w:w="1045" w:type="dxa"/>
                <w:tcBorders>
                  <w:top w:val="single" w:sz="8" w:space="0" w:color="auto"/>
                  <w:left w:val="nil"/>
                  <w:bottom w:val="nil"/>
                  <w:right w:val="nil"/>
                </w:tcBorders>
                <w:shd w:val="clear" w:color="auto" w:fill="auto"/>
                <w:noWrap/>
                <w:vAlign w:val="center"/>
                <w:hideMark/>
              </w:tcPr>
            </w:tcPrChange>
          </w:tcPr>
          <w:p w14:paraId="0EE6AF1A" w14:textId="77777777" w:rsidR="00DF436C" w:rsidRPr="00DF436C" w:rsidRDefault="00DF436C" w:rsidP="00DF436C">
            <w:pPr>
              <w:spacing w:after="0" w:line="240" w:lineRule="auto"/>
              <w:contextualSpacing w:val="0"/>
              <w:rPr>
                <w:ins w:id="296" w:author="praktikum" w:date="2022-04-12T15:17:00Z"/>
                <w:rFonts w:eastAsia="Times New Roman"/>
                <w:color w:val="000000"/>
                <w:lang w:val="de-DE" w:eastAsia="de-DE"/>
              </w:rPr>
            </w:pPr>
            <w:ins w:id="297" w:author="praktikum" w:date="2022-04-12T15:17:00Z">
              <w:r w:rsidRPr="00DF436C">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298" w:author="praktikum" w:date="2022-04-12T15:17:00Z">
              <w:tcPr>
                <w:tcW w:w="1047" w:type="dxa"/>
                <w:tcBorders>
                  <w:top w:val="single" w:sz="8" w:space="0" w:color="auto"/>
                  <w:left w:val="nil"/>
                  <w:bottom w:val="nil"/>
                  <w:right w:val="nil"/>
                </w:tcBorders>
                <w:shd w:val="clear" w:color="auto" w:fill="auto"/>
                <w:noWrap/>
                <w:vAlign w:val="center"/>
                <w:hideMark/>
              </w:tcPr>
            </w:tcPrChange>
          </w:tcPr>
          <w:p w14:paraId="42D843E6" w14:textId="77777777" w:rsidR="00DF436C" w:rsidRPr="00DF436C" w:rsidRDefault="00DF436C" w:rsidP="00DF436C">
            <w:pPr>
              <w:spacing w:after="0" w:line="240" w:lineRule="auto"/>
              <w:contextualSpacing w:val="0"/>
              <w:rPr>
                <w:ins w:id="299" w:author="praktikum" w:date="2022-04-12T15:17:00Z"/>
                <w:rFonts w:eastAsia="Times New Roman"/>
                <w:color w:val="000000"/>
                <w:lang w:val="de-DE" w:eastAsia="de-DE"/>
              </w:rPr>
            </w:pPr>
            <w:ins w:id="300" w:author="praktikum" w:date="2022-04-12T15:17:00Z">
              <w:r w:rsidRPr="00DF436C">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301" w:author="praktikum" w:date="2022-04-12T15:17:00Z">
              <w:tcPr>
                <w:tcW w:w="1045" w:type="dxa"/>
                <w:tcBorders>
                  <w:top w:val="single" w:sz="8" w:space="0" w:color="auto"/>
                  <w:left w:val="nil"/>
                  <w:bottom w:val="nil"/>
                  <w:right w:val="nil"/>
                </w:tcBorders>
                <w:shd w:val="clear" w:color="auto" w:fill="auto"/>
                <w:noWrap/>
                <w:vAlign w:val="center"/>
                <w:hideMark/>
              </w:tcPr>
            </w:tcPrChange>
          </w:tcPr>
          <w:p w14:paraId="7DB1A505" w14:textId="77777777" w:rsidR="00DF436C" w:rsidRPr="00DF436C" w:rsidRDefault="00DF436C" w:rsidP="00DF436C">
            <w:pPr>
              <w:spacing w:after="0" w:line="240" w:lineRule="auto"/>
              <w:contextualSpacing w:val="0"/>
              <w:rPr>
                <w:ins w:id="302" w:author="praktikum" w:date="2022-04-12T15:17:00Z"/>
                <w:rFonts w:eastAsia="Times New Roman"/>
                <w:color w:val="000000"/>
                <w:lang w:val="de-DE" w:eastAsia="de-DE"/>
              </w:rPr>
            </w:pPr>
            <w:ins w:id="303" w:author="praktikum" w:date="2022-04-12T15:17:00Z">
              <w:r w:rsidRPr="00DF436C">
                <w:rPr>
                  <w:rFonts w:eastAsia="Times New Roman"/>
                  <w:color w:val="000000"/>
                  <w:lang w:val="de-DE" w:eastAsia="de-DE"/>
                </w:rPr>
                <w:t> </w:t>
              </w:r>
            </w:ins>
          </w:p>
        </w:tc>
      </w:tr>
      <w:tr w:rsidR="00DF436C" w:rsidRPr="00DF436C" w14:paraId="0C5D419A" w14:textId="77777777" w:rsidTr="00DF436C">
        <w:trPr>
          <w:trHeight w:val="340"/>
          <w:ins w:id="304" w:author="praktikum" w:date="2022-04-12T15:17:00Z"/>
          <w:trPrChange w:id="305"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306" w:author="praktikum" w:date="2022-04-12T15:17:00Z">
              <w:tcPr>
                <w:tcW w:w="3131" w:type="dxa"/>
                <w:tcBorders>
                  <w:top w:val="nil"/>
                  <w:left w:val="nil"/>
                  <w:bottom w:val="nil"/>
                  <w:right w:val="nil"/>
                </w:tcBorders>
                <w:shd w:val="clear" w:color="auto" w:fill="auto"/>
                <w:noWrap/>
                <w:vAlign w:val="center"/>
                <w:hideMark/>
              </w:tcPr>
            </w:tcPrChange>
          </w:tcPr>
          <w:p w14:paraId="699EB82B" w14:textId="77777777" w:rsidR="00DF436C" w:rsidRPr="00DF436C" w:rsidRDefault="00DF436C" w:rsidP="00DF436C">
            <w:pPr>
              <w:spacing w:after="0" w:line="240" w:lineRule="auto"/>
              <w:contextualSpacing w:val="0"/>
              <w:jc w:val="both"/>
              <w:rPr>
                <w:ins w:id="307" w:author="praktikum" w:date="2022-04-12T15:17:00Z"/>
                <w:rFonts w:ascii="Arial" w:eastAsia="Times New Roman" w:hAnsi="Arial" w:cs="Arial"/>
                <w:color w:val="000000"/>
                <w:sz w:val="22"/>
                <w:szCs w:val="22"/>
                <w:lang w:val="de-DE" w:eastAsia="de-DE"/>
              </w:rPr>
            </w:pPr>
            <w:proofErr w:type="spellStart"/>
            <w:ins w:id="308" w:author="praktikum" w:date="2022-04-12T15:17:00Z">
              <w:r w:rsidRPr="00DF436C">
                <w:rPr>
                  <w:rFonts w:ascii="Arial" w:eastAsia="Times New Roman" w:hAnsi="Arial" w:cs="Arial"/>
                  <w:color w:val="000000"/>
                  <w:sz w:val="22"/>
                  <w:szCs w:val="22"/>
                  <w:lang w:val="de-DE" w:eastAsia="de-DE"/>
                </w:rPr>
                <w:t>Encoding:Accuracy</w:t>
              </w:r>
              <w:proofErr w:type="spellEnd"/>
              <w:r w:rsidRPr="00DF436C">
                <w:rPr>
                  <w:rFonts w:ascii="Arial" w:eastAsia="Times New Roman" w:hAnsi="Arial" w:cs="Arial"/>
                  <w:color w:val="000000"/>
                  <w:sz w:val="22"/>
                  <w:szCs w:val="22"/>
                  <w:lang w:val="de-DE" w:eastAsia="de-DE"/>
                </w:rPr>
                <w:t xml:space="preserve"> (%)</w:t>
              </w:r>
              <w:r w:rsidRPr="00DF436C">
                <w:rPr>
                  <w:rFonts w:eastAsia="Times New Roman"/>
                  <w:color w:val="000000"/>
                  <w:sz w:val="16"/>
                  <w:szCs w:val="16"/>
                  <w:lang w:val="de-DE" w:eastAsia="de-DE"/>
                </w:rPr>
                <w:t> </w:t>
              </w:r>
            </w:ins>
          </w:p>
        </w:tc>
        <w:tc>
          <w:tcPr>
            <w:tcW w:w="1046" w:type="dxa"/>
            <w:tcBorders>
              <w:top w:val="nil"/>
              <w:left w:val="nil"/>
              <w:bottom w:val="nil"/>
              <w:right w:val="nil"/>
            </w:tcBorders>
            <w:shd w:val="clear" w:color="000000" w:fill="FFFFFF"/>
            <w:noWrap/>
            <w:vAlign w:val="center"/>
            <w:hideMark/>
            <w:tcPrChange w:id="309" w:author="praktikum" w:date="2022-04-12T15:17:00Z">
              <w:tcPr>
                <w:tcW w:w="1046" w:type="dxa"/>
                <w:tcBorders>
                  <w:top w:val="nil"/>
                  <w:left w:val="nil"/>
                  <w:bottom w:val="nil"/>
                  <w:right w:val="nil"/>
                </w:tcBorders>
                <w:shd w:val="clear" w:color="000000" w:fill="FFFFFF"/>
                <w:noWrap/>
                <w:vAlign w:val="center"/>
                <w:hideMark/>
              </w:tcPr>
            </w:tcPrChange>
          </w:tcPr>
          <w:p w14:paraId="090C3453" w14:textId="77777777" w:rsidR="00DF436C" w:rsidRPr="00DF436C" w:rsidRDefault="00DF436C" w:rsidP="00DF436C">
            <w:pPr>
              <w:spacing w:after="0" w:line="240" w:lineRule="auto"/>
              <w:contextualSpacing w:val="0"/>
              <w:jc w:val="both"/>
              <w:rPr>
                <w:ins w:id="310" w:author="praktikum" w:date="2022-04-12T15:17:00Z"/>
                <w:rFonts w:ascii="Arial" w:eastAsia="Times New Roman" w:hAnsi="Arial" w:cs="Arial"/>
                <w:color w:val="000000"/>
                <w:sz w:val="22"/>
                <w:szCs w:val="22"/>
                <w:lang w:val="de-DE" w:eastAsia="de-DE"/>
              </w:rPr>
            </w:pPr>
            <w:ins w:id="311" w:author="praktikum" w:date="2022-04-12T15:17:00Z">
              <w:r w:rsidRPr="00DF436C">
                <w:rPr>
                  <w:rFonts w:ascii="Arial" w:eastAsia="Times New Roman" w:hAnsi="Arial" w:cs="Arial"/>
                  <w:color w:val="000000"/>
                  <w:sz w:val="22"/>
                  <w:szCs w:val="22"/>
                  <w:lang w:val="de-DE" w:eastAsia="de-DE"/>
                </w:rPr>
                <w:t>97,4</w:t>
              </w:r>
            </w:ins>
          </w:p>
        </w:tc>
        <w:tc>
          <w:tcPr>
            <w:tcW w:w="1045" w:type="dxa"/>
            <w:tcBorders>
              <w:top w:val="nil"/>
              <w:left w:val="nil"/>
              <w:bottom w:val="nil"/>
              <w:right w:val="nil"/>
            </w:tcBorders>
            <w:shd w:val="clear" w:color="000000" w:fill="FFFFFF"/>
            <w:noWrap/>
            <w:vAlign w:val="center"/>
            <w:hideMark/>
            <w:tcPrChange w:id="312" w:author="praktikum" w:date="2022-04-12T15:17:00Z">
              <w:tcPr>
                <w:tcW w:w="1045" w:type="dxa"/>
                <w:tcBorders>
                  <w:top w:val="nil"/>
                  <w:left w:val="nil"/>
                  <w:bottom w:val="nil"/>
                  <w:right w:val="nil"/>
                </w:tcBorders>
                <w:shd w:val="clear" w:color="000000" w:fill="FFFFFF"/>
                <w:noWrap/>
                <w:vAlign w:val="center"/>
                <w:hideMark/>
              </w:tcPr>
            </w:tcPrChange>
          </w:tcPr>
          <w:p w14:paraId="343FFA71" w14:textId="77777777" w:rsidR="00DF436C" w:rsidRPr="00DF436C" w:rsidRDefault="00DF436C" w:rsidP="00DF436C">
            <w:pPr>
              <w:spacing w:after="0" w:line="240" w:lineRule="auto"/>
              <w:contextualSpacing w:val="0"/>
              <w:jc w:val="both"/>
              <w:rPr>
                <w:ins w:id="313" w:author="praktikum" w:date="2022-04-12T15:17:00Z"/>
                <w:rFonts w:ascii="Arial" w:eastAsia="Times New Roman" w:hAnsi="Arial" w:cs="Arial"/>
                <w:color w:val="000000"/>
                <w:sz w:val="22"/>
                <w:szCs w:val="22"/>
                <w:lang w:val="de-DE" w:eastAsia="de-DE"/>
              </w:rPr>
            </w:pPr>
            <w:ins w:id="314" w:author="praktikum" w:date="2022-04-12T15:17:00Z">
              <w:r w:rsidRPr="00DF436C">
                <w:rPr>
                  <w:rFonts w:ascii="Arial" w:eastAsia="Times New Roman" w:hAnsi="Arial" w:cs="Arial"/>
                  <w:color w:val="000000"/>
                  <w:sz w:val="22"/>
                  <w:szCs w:val="22"/>
                  <w:lang w:val="de-DE" w:eastAsia="de-DE"/>
                </w:rPr>
                <w:t>±2,42</w:t>
              </w:r>
            </w:ins>
          </w:p>
        </w:tc>
        <w:tc>
          <w:tcPr>
            <w:tcW w:w="1047" w:type="dxa"/>
            <w:tcBorders>
              <w:top w:val="nil"/>
              <w:left w:val="nil"/>
              <w:bottom w:val="nil"/>
              <w:right w:val="nil"/>
            </w:tcBorders>
            <w:shd w:val="clear" w:color="000000" w:fill="FFFFFF"/>
            <w:noWrap/>
            <w:vAlign w:val="center"/>
            <w:hideMark/>
            <w:tcPrChange w:id="315" w:author="praktikum" w:date="2022-04-12T15:17:00Z">
              <w:tcPr>
                <w:tcW w:w="1047" w:type="dxa"/>
                <w:tcBorders>
                  <w:top w:val="nil"/>
                  <w:left w:val="nil"/>
                  <w:bottom w:val="nil"/>
                  <w:right w:val="nil"/>
                </w:tcBorders>
                <w:shd w:val="clear" w:color="000000" w:fill="FFFFFF"/>
                <w:noWrap/>
                <w:vAlign w:val="center"/>
                <w:hideMark/>
              </w:tcPr>
            </w:tcPrChange>
          </w:tcPr>
          <w:p w14:paraId="157793ED" w14:textId="77777777" w:rsidR="00DF436C" w:rsidRPr="00DF436C" w:rsidRDefault="00DF436C" w:rsidP="00DF436C">
            <w:pPr>
              <w:spacing w:after="0" w:line="240" w:lineRule="auto"/>
              <w:contextualSpacing w:val="0"/>
              <w:jc w:val="both"/>
              <w:rPr>
                <w:ins w:id="316" w:author="praktikum" w:date="2022-04-12T15:17:00Z"/>
                <w:rFonts w:ascii="Arial" w:eastAsia="Times New Roman" w:hAnsi="Arial" w:cs="Arial"/>
                <w:color w:val="000000"/>
                <w:sz w:val="22"/>
                <w:szCs w:val="22"/>
                <w:lang w:val="de-DE" w:eastAsia="de-DE"/>
              </w:rPr>
            </w:pPr>
            <w:ins w:id="317" w:author="praktikum" w:date="2022-04-12T15:17:00Z">
              <w:r w:rsidRPr="00DF436C">
                <w:rPr>
                  <w:rFonts w:ascii="Arial" w:eastAsia="Times New Roman" w:hAnsi="Arial" w:cs="Arial"/>
                  <w:color w:val="000000"/>
                  <w:sz w:val="22"/>
                  <w:szCs w:val="22"/>
                  <w:lang w:val="de-DE" w:eastAsia="de-DE"/>
                </w:rPr>
                <w:t>97,59</w:t>
              </w:r>
            </w:ins>
          </w:p>
        </w:tc>
        <w:tc>
          <w:tcPr>
            <w:tcW w:w="1045" w:type="dxa"/>
            <w:tcBorders>
              <w:top w:val="nil"/>
              <w:left w:val="nil"/>
              <w:bottom w:val="nil"/>
              <w:right w:val="nil"/>
            </w:tcBorders>
            <w:shd w:val="clear" w:color="000000" w:fill="FFFFFF"/>
            <w:noWrap/>
            <w:vAlign w:val="center"/>
            <w:hideMark/>
            <w:tcPrChange w:id="318" w:author="praktikum" w:date="2022-04-12T15:17:00Z">
              <w:tcPr>
                <w:tcW w:w="1045" w:type="dxa"/>
                <w:tcBorders>
                  <w:top w:val="nil"/>
                  <w:left w:val="nil"/>
                  <w:bottom w:val="nil"/>
                  <w:right w:val="nil"/>
                </w:tcBorders>
                <w:shd w:val="clear" w:color="000000" w:fill="FFFFFF"/>
                <w:noWrap/>
                <w:vAlign w:val="center"/>
                <w:hideMark/>
              </w:tcPr>
            </w:tcPrChange>
          </w:tcPr>
          <w:p w14:paraId="27729A87" w14:textId="77777777" w:rsidR="00DF436C" w:rsidRPr="00DF436C" w:rsidRDefault="00DF436C" w:rsidP="00DF436C">
            <w:pPr>
              <w:spacing w:after="0" w:line="240" w:lineRule="auto"/>
              <w:contextualSpacing w:val="0"/>
              <w:jc w:val="both"/>
              <w:rPr>
                <w:ins w:id="319" w:author="praktikum" w:date="2022-04-12T15:17:00Z"/>
                <w:rFonts w:ascii="Arial" w:eastAsia="Times New Roman" w:hAnsi="Arial" w:cs="Arial"/>
                <w:color w:val="000000"/>
                <w:sz w:val="22"/>
                <w:szCs w:val="22"/>
                <w:lang w:val="de-DE" w:eastAsia="de-DE"/>
              </w:rPr>
            </w:pPr>
            <w:ins w:id="320" w:author="praktikum" w:date="2022-04-12T15:17:00Z">
              <w:r w:rsidRPr="00DF436C">
                <w:rPr>
                  <w:rFonts w:ascii="Arial" w:eastAsia="Times New Roman" w:hAnsi="Arial" w:cs="Arial"/>
                  <w:color w:val="000000"/>
                  <w:sz w:val="22"/>
                  <w:szCs w:val="22"/>
                  <w:lang w:val="de-DE" w:eastAsia="de-DE"/>
                </w:rPr>
                <w:t>±3,17</w:t>
              </w:r>
            </w:ins>
          </w:p>
        </w:tc>
        <w:tc>
          <w:tcPr>
            <w:tcW w:w="1047" w:type="dxa"/>
            <w:tcBorders>
              <w:top w:val="nil"/>
              <w:left w:val="nil"/>
              <w:bottom w:val="nil"/>
              <w:right w:val="nil"/>
            </w:tcBorders>
            <w:shd w:val="clear" w:color="000000" w:fill="FFFFFF"/>
            <w:noWrap/>
            <w:vAlign w:val="center"/>
            <w:hideMark/>
            <w:tcPrChange w:id="321" w:author="praktikum" w:date="2022-04-12T15:17:00Z">
              <w:tcPr>
                <w:tcW w:w="1047" w:type="dxa"/>
                <w:tcBorders>
                  <w:top w:val="nil"/>
                  <w:left w:val="nil"/>
                  <w:bottom w:val="nil"/>
                  <w:right w:val="nil"/>
                </w:tcBorders>
                <w:shd w:val="clear" w:color="000000" w:fill="FFFFFF"/>
                <w:noWrap/>
                <w:vAlign w:val="center"/>
                <w:hideMark/>
              </w:tcPr>
            </w:tcPrChange>
          </w:tcPr>
          <w:p w14:paraId="729F060E" w14:textId="77777777" w:rsidR="00DF436C" w:rsidRPr="00DF436C" w:rsidRDefault="00DF436C" w:rsidP="00DF436C">
            <w:pPr>
              <w:spacing w:after="0" w:line="240" w:lineRule="auto"/>
              <w:contextualSpacing w:val="0"/>
              <w:jc w:val="both"/>
              <w:rPr>
                <w:ins w:id="322" w:author="praktikum" w:date="2022-04-12T15:17:00Z"/>
                <w:rFonts w:ascii="Arial" w:eastAsia="Times New Roman" w:hAnsi="Arial" w:cs="Arial"/>
                <w:color w:val="000000"/>
                <w:sz w:val="22"/>
                <w:szCs w:val="22"/>
                <w:lang w:val="de-DE" w:eastAsia="de-DE"/>
              </w:rPr>
            </w:pPr>
            <w:ins w:id="323" w:author="praktikum" w:date="2022-04-12T15:17:00Z">
              <w:r w:rsidRPr="00DF436C">
                <w:rPr>
                  <w:rFonts w:ascii="Arial" w:eastAsia="Times New Roman" w:hAnsi="Arial" w:cs="Arial"/>
                  <w:color w:val="000000"/>
                  <w:sz w:val="22"/>
                  <w:szCs w:val="22"/>
                  <w:lang w:val="de-DE" w:eastAsia="de-DE"/>
                </w:rPr>
                <w:t>97,21</w:t>
              </w:r>
            </w:ins>
          </w:p>
        </w:tc>
        <w:tc>
          <w:tcPr>
            <w:tcW w:w="1045" w:type="dxa"/>
            <w:tcBorders>
              <w:top w:val="nil"/>
              <w:left w:val="nil"/>
              <w:bottom w:val="nil"/>
              <w:right w:val="nil"/>
            </w:tcBorders>
            <w:shd w:val="clear" w:color="000000" w:fill="FFFFFF"/>
            <w:noWrap/>
            <w:vAlign w:val="center"/>
            <w:hideMark/>
            <w:tcPrChange w:id="324" w:author="praktikum" w:date="2022-04-12T15:17:00Z">
              <w:tcPr>
                <w:tcW w:w="1045" w:type="dxa"/>
                <w:tcBorders>
                  <w:top w:val="nil"/>
                  <w:left w:val="nil"/>
                  <w:bottom w:val="nil"/>
                  <w:right w:val="nil"/>
                </w:tcBorders>
                <w:shd w:val="clear" w:color="000000" w:fill="FFFFFF"/>
                <w:noWrap/>
                <w:vAlign w:val="center"/>
                <w:hideMark/>
              </w:tcPr>
            </w:tcPrChange>
          </w:tcPr>
          <w:p w14:paraId="59B83F32" w14:textId="77777777" w:rsidR="00DF436C" w:rsidRPr="00DF436C" w:rsidRDefault="00DF436C" w:rsidP="00DF436C">
            <w:pPr>
              <w:spacing w:after="0" w:line="240" w:lineRule="auto"/>
              <w:contextualSpacing w:val="0"/>
              <w:jc w:val="both"/>
              <w:rPr>
                <w:ins w:id="325" w:author="praktikum" w:date="2022-04-12T15:17:00Z"/>
                <w:rFonts w:ascii="Arial" w:eastAsia="Times New Roman" w:hAnsi="Arial" w:cs="Arial"/>
                <w:color w:val="000000"/>
                <w:sz w:val="22"/>
                <w:szCs w:val="22"/>
                <w:lang w:val="de-DE" w:eastAsia="de-DE"/>
              </w:rPr>
            </w:pPr>
            <w:ins w:id="326" w:author="praktikum" w:date="2022-04-12T15:17:00Z">
              <w:r w:rsidRPr="00DF436C">
                <w:rPr>
                  <w:rFonts w:ascii="Arial" w:eastAsia="Times New Roman" w:hAnsi="Arial" w:cs="Arial"/>
                  <w:color w:val="000000"/>
                  <w:sz w:val="22"/>
                  <w:szCs w:val="22"/>
                  <w:lang w:val="de-DE" w:eastAsia="de-DE"/>
                </w:rPr>
                <w:t>±2,7</w:t>
              </w:r>
            </w:ins>
          </w:p>
        </w:tc>
      </w:tr>
      <w:tr w:rsidR="00DF436C" w:rsidRPr="00DF436C" w14:paraId="176D42EF" w14:textId="77777777" w:rsidTr="00DF436C">
        <w:trPr>
          <w:trHeight w:val="340"/>
          <w:ins w:id="327" w:author="praktikum" w:date="2022-04-12T15:17:00Z"/>
          <w:trPrChange w:id="328"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329" w:author="praktikum" w:date="2022-04-12T15:17:00Z">
              <w:tcPr>
                <w:tcW w:w="3131" w:type="dxa"/>
                <w:tcBorders>
                  <w:top w:val="nil"/>
                  <w:left w:val="nil"/>
                  <w:bottom w:val="nil"/>
                  <w:right w:val="nil"/>
                </w:tcBorders>
                <w:shd w:val="clear" w:color="auto" w:fill="auto"/>
                <w:noWrap/>
                <w:vAlign w:val="center"/>
                <w:hideMark/>
              </w:tcPr>
            </w:tcPrChange>
          </w:tcPr>
          <w:p w14:paraId="70AA5BA7" w14:textId="77777777" w:rsidR="00DF436C" w:rsidRPr="00DF436C" w:rsidRDefault="00DF436C" w:rsidP="00DF436C">
            <w:pPr>
              <w:spacing w:after="0" w:line="240" w:lineRule="auto"/>
              <w:contextualSpacing w:val="0"/>
              <w:jc w:val="both"/>
              <w:rPr>
                <w:ins w:id="330" w:author="praktikum" w:date="2022-04-12T15:17:00Z"/>
                <w:rFonts w:ascii="Arial" w:eastAsia="Times New Roman" w:hAnsi="Arial" w:cs="Arial"/>
                <w:color w:val="000000"/>
                <w:sz w:val="22"/>
                <w:szCs w:val="22"/>
                <w:lang w:val="de-DE" w:eastAsia="de-DE"/>
              </w:rPr>
            </w:pPr>
            <w:proofErr w:type="spellStart"/>
            <w:ins w:id="331" w:author="praktikum" w:date="2022-04-12T15:17:00Z">
              <w:r w:rsidRPr="00DF436C">
                <w:rPr>
                  <w:rFonts w:ascii="Arial" w:eastAsia="Times New Roman" w:hAnsi="Arial" w:cs="Arial"/>
                  <w:color w:val="000000"/>
                  <w:sz w:val="22"/>
                  <w:szCs w:val="22"/>
                  <w:lang w:val="de-DE" w:eastAsia="de-DE"/>
                </w:rPr>
                <w:t>Retrieval</w:t>
              </w:r>
              <w:proofErr w:type="spellEnd"/>
              <w:r w:rsidRPr="00DF436C">
                <w:rPr>
                  <w:rFonts w:ascii="Arial" w:eastAsia="Times New Roman" w:hAnsi="Arial" w:cs="Arial"/>
                  <w:color w:val="000000"/>
                  <w:sz w:val="22"/>
                  <w:szCs w:val="22"/>
                  <w:lang w:val="de-DE" w:eastAsia="de-DE"/>
                </w:rPr>
                <w:t xml:space="preserve">: </w:t>
              </w:r>
              <w:proofErr w:type="spellStart"/>
              <w:r w:rsidRPr="00DF436C">
                <w:rPr>
                  <w:rFonts w:ascii="Arial" w:eastAsia="Times New Roman" w:hAnsi="Arial" w:cs="Arial"/>
                  <w:color w:val="000000"/>
                  <w:sz w:val="22"/>
                  <w:szCs w:val="22"/>
                  <w:lang w:val="de-DE" w:eastAsia="de-DE"/>
                </w:rPr>
                <w:t>CorSCR</w:t>
              </w:r>
              <w:proofErr w:type="spellEnd"/>
              <w:r w:rsidRPr="00DF436C">
                <w:rPr>
                  <w:rFonts w:ascii="Arial" w:eastAsia="Times New Roman" w:hAnsi="Arial" w:cs="Arial"/>
                  <w:color w:val="000000"/>
                  <w:sz w:val="22"/>
                  <w:szCs w:val="22"/>
                  <w:lang w:val="de-DE" w:eastAsia="de-DE"/>
                </w:rPr>
                <w:t xml:space="preserve"> (%)</w:t>
              </w:r>
            </w:ins>
          </w:p>
        </w:tc>
        <w:tc>
          <w:tcPr>
            <w:tcW w:w="1046" w:type="dxa"/>
            <w:tcBorders>
              <w:top w:val="nil"/>
              <w:left w:val="nil"/>
              <w:bottom w:val="nil"/>
              <w:right w:val="nil"/>
            </w:tcBorders>
            <w:shd w:val="clear" w:color="000000" w:fill="FFFFFF"/>
            <w:noWrap/>
            <w:vAlign w:val="center"/>
            <w:hideMark/>
            <w:tcPrChange w:id="332" w:author="praktikum" w:date="2022-04-12T15:17:00Z">
              <w:tcPr>
                <w:tcW w:w="1046" w:type="dxa"/>
                <w:tcBorders>
                  <w:top w:val="nil"/>
                  <w:left w:val="nil"/>
                  <w:bottom w:val="nil"/>
                  <w:right w:val="nil"/>
                </w:tcBorders>
                <w:shd w:val="clear" w:color="000000" w:fill="FFFFFF"/>
                <w:noWrap/>
                <w:vAlign w:val="center"/>
                <w:hideMark/>
              </w:tcPr>
            </w:tcPrChange>
          </w:tcPr>
          <w:p w14:paraId="528B0409" w14:textId="77777777" w:rsidR="00DF436C" w:rsidRPr="00DF436C" w:rsidRDefault="00DF436C" w:rsidP="00DF436C">
            <w:pPr>
              <w:spacing w:after="0" w:line="240" w:lineRule="auto"/>
              <w:contextualSpacing w:val="0"/>
              <w:jc w:val="both"/>
              <w:rPr>
                <w:ins w:id="333" w:author="praktikum" w:date="2022-04-12T15:17:00Z"/>
                <w:rFonts w:ascii="Arial" w:eastAsia="Times New Roman" w:hAnsi="Arial" w:cs="Arial"/>
                <w:color w:val="000000"/>
                <w:sz w:val="22"/>
                <w:szCs w:val="22"/>
                <w:lang w:val="de-DE" w:eastAsia="de-DE"/>
              </w:rPr>
            </w:pPr>
            <w:ins w:id="334" w:author="praktikum" w:date="2022-04-12T15:17:00Z">
              <w:r w:rsidRPr="00DF436C">
                <w:rPr>
                  <w:rFonts w:ascii="Arial" w:eastAsia="Times New Roman" w:hAnsi="Arial" w:cs="Arial"/>
                  <w:color w:val="000000"/>
                  <w:sz w:val="22"/>
                  <w:szCs w:val="22"/>
                  <w:lang w:val="de-DE" w:eastAsia="de-DE"/>
                </w:rPr>
                <w:t>40,36</w:t>
              </w:r>
            </w:ins>
          </w:p>
        </w:tc>
        <w:tc>
          <w:tcPr>
            <w:tcW w:w="1045" w:type="dxa"/>
            <w:tcBorders>
              <w:top w:val="nil"/>
              <w:left w:val="nil"/>
              <w:bottom w:val="nil"/>
              <w:right w:val="nil"/>
            </w:tcBorders>
            <w:shd w:val="clear" w:color="000000" w:fill="FFFFFF"/>
            <w:noWrap/>
            <w:vAlign w:val="center"/>
            <w:hideMark/>
            <w:tcPrChange w:id="335" w:author="praktikum" w:date="2022-04-12T15:17:00Z">
              <w:tcPr>
                <w:tcW w:w="1045" w:type="dxa"/>
                <w:tcBorders>
                  <w:top w:val="nil"/>
                  <w:left w:val="nil"/>
                  <w:bottom w:val="nil"/>
                  <w:right w:val="nil"/>
                </w:tcBorders>
                <w:shd w:val="clear" w:color="000000" w:fill="FFFFFF"/>
                <w:noWrap/>
                <w:vAlign w:val="center"/>
                <w:hideMark/>
              </w:tcPr>
            </w:tcPrChange>
          </w:tcPr>
          <w:p w14:paraId="3A26BC8A" w14:textId="77777777" w:rsidR="00DF436C" w:rsidRPr="00DF436C" w:rsidRDefault="00DF436C" w:rsidP="00DF436C">
            <w:pPr>
              <w:spacing w:after="0" w:line="240" w:lineRule="auto"/>
              <w:contextualSpacing w:val="0"/>
              <w:jc w:val="both"/>
              <w:rPr>
                <w:ins w:id="336" w:author="praktikum" w:date="2022-04-12T15:17:00Z"/>
                <w:rFonts w:ascii="Arial" w:eastAsia="Times New Roman" w:hAnsi="Arial" w:cs="Arial"/>
                <w:color w:val="000000"/>
                <w:sz w:val="22"/>
                <w:szCs w:val="22"/>
                <w:lang w:val="de-DE" w:eastAsia="de-DE"/>
              </w:rPr>
            </w:pPr>
            <w:ins w:id="337" w:author="praktikum" w:date="2022-04-12T15:17:00Z">
              <w:r w:rsidRPr="00DF436C">
                <w:rPr>
                  <w:rFonts w:ascii="Arial" w:eastAsia="Times New Roman" w:hAnsi="Arial" w:cs="Arial"/>
                  <w:color w:val="000000"/>
                  <w:sz w:val="22"/>
                  <w:szCs w:val="22"/>
                  <w:lang w:val="de-DE" w:eastAsia="de-DE"/>
                </w:rPr>
                <w:t>±12,55</w:t>
              </w:r>
            </w:ins>
          </w:p>
        </w:tc>
        <w:tc>
          <w:tcPr>
            <w:tcW w:w="1047" w:type="dxa"/>
            <w:tcBorders>
              <w:top w:val="nil"/>
              <w:left w:val="nil"/>
              <w:bottom w:val="nil"/>
              <w:right w:val="nil"/>
            </w:tcBorders>
            <w:shd w:val="clear" w:color="000000" w:fill="FFFFFF"/>
            <w:noWrap/>
            <w:vAlign w:val="center"/>
            <w:hideMark/>
            <w:tcPrChange w:id="338" w:author="praktikum" w:date="2022-04-12T15:17:00Z">
              <w:tcPr>
                <w:tcW w:w="1047" w:type="dxa"/>
                <w:tcBorders>
                  <w:top w:val="nil"/>
                  <w:left w:val="nil"/>
                  <w:bottom w:val="nil"/>
                  <w:right w:val="nil"/>
                </w:tcBorders>
                <w:shd w:val="clear" w:color="000000" w:fill="FFFFFF"/>
                <w:noWrap/>
                <w:vAlign w:val="center"/>
                <w:hideMark/>
              </w:tcPr>
            </w:tcPrChange>
          </w:tcPr>
          <w:p w14:paraId="7B1BC9DA" w14:textId="77777777" w:rsidR="00DF436C" w:rsidRPr="00DF436C" w:rsidRDefault="00DF436C" w:rsidP="00DF436C">
            <w:pPr>
              <w:spacing w:after="0" w:line="240" w:lineRule="auto"/>
              <w:contextualSpacing w:val="0"/>
              <w:jc w:val="both"/>
              <w:rPr>
                <w:ins w:id="339" w:author="praktikum" w:date="2022-04-12T15:17:00Z"/>
                <w:rFonts w:ascii="Arial" w:eastAsia="Times New Roman" w:hAnsi="Arial" w:cs="Arial"/>
                <w:color w:val="000000"/>
                <w:sz w:val="22"/>
                <w:szCs w:val="22"/>
                <w:lang w:val="de-DE" w:eastAsia="de-DE"/>
              </w:rPr>
            </w:pPr>
            <w:ins w:id="340" w:author="praktikum" w:date="2022-04-12T15:17:00Z">
              <w:r w:rsidRPr="00DF436C">
                <w:rPr>
                  <w:rFonts w:ascii="Arial" w:eastAsia="Times New Roman" w:hAnsi="Arial" w:cs="Arial"/>
                  <w:color w:val="000000"/>
                  <w:sz w:val="22"/>
                  <w:szCs w:val="22"/>
                  <w:lang w:val="de-DE" w:eastAsia="de-DE"/>
                </w:rPr>
                <w:t>46,54</w:t>
              </w:r>
            </w:ins>
          </w:p>
        </w:tc>
        <w:tc>
          <w:tcPr>
            <w:tcW w:w="1045" w:type="dxa"/>
            <w:tcBorders>
              <w:top w:val="nil"/>
              <w:left w:val="nil"/>
              <w:bottom w:val="nil"/>
              <w:right w:val="nil"/>
            </w:tcBorders>
            <w:shd w:val="clear" w:color="000000" w:fill="FFFFFF"/>
            <w:noWrap/>
            <w:vAlign w:val="center"/>
            <w:hideMark/>
            <w:tcPrChange w:id="341" w:author="praktikum" w:date="2022-04-12T15:17:00Z">
              <w:tcPr>
                <w:tcW w:w="1045" w:type="dxa"/>
                <w:tcBorders>
                  <w:top w:val="nil"/>
                  <w:left w:val="nil"/>
                  <w:bottom w:val="nil"/>
                  <w:right w:val="nil"/>
                </w:tcBorders>
                <w:shd w:val="clear" w:color="000000" w:fill="FFFFFF"/>
                <w:noWrap/>
                <w:vAlign w:val="center"/>
                <w:hideMark/>
              </w:tcPr>
            </w:tcPrChange>
          </w:tcPr>
          <w:p w14:paraId="741BBA96" w14:textId="77777777" w:rsidR="00DF436C" w:rsidRPr="00DF436C" w:rsidRDefault="00DF436C" w:rsidP="00DF436C">
            <w:pPr>
              <w:spacing w:after="0" w:line="240" w:lineRule="auto"/>
              <w:contextualSpacing w:val="0"/>
              <w:jc w:val="both"/>
              <w:rPr>
                <w:ins w:id="342" w:author="praktikum" w:date="2022-04-12T15:17:00Z"/>
                <w:rFonts w:ascii="Arial" w:eastAsia="Times New Roman" w:hAnsi="Arial" w:cs="Arial"/>
                <w:color w:val="000000"/>
                <w:sz w:val="22"/>
                <w:szCs w:val="22"/>
                <w:lang w:val="de-DE" w:eastAsia="de-DE"/>
              </w:rPr>
            </w:pPr>
            <w:ins w:id="343" w:author="praktikum" w:date="2022-04-12T15:17:00Z">
              <w:r w:rsidRPr="00DF436C">
                <w:rPr>
                  <w:rFonts w:ascii="Arial" w:eastAsia="Times New Roman" w:hAnsi="Arial" w:cs="Arial"/>
                  <w:color w:val="000000"/>
                  <w:sz w:val="22"/>
                  <w:szCs w:val="22"/>
                  <w:lang w:val="de-DE" w:eastAsia="de-DE"/>
                </w:rPr>
                <w:t>±12,83</w:t>
              </w:r>
            </w:ins>
          </w:p>
        </w:tc>
        <w:tc>
          <w:tcPr>
            <w:tcW w:w="1047" w:type="dxa"/>
            <w:tcBorders>
              <w:top w:val="nil"/>
              <w:left w:val="nil"/>
              <w:bottom w:val="nil"/>
              <w:right w:val="nil"/>
            </w:tcBorders>
            <w:shd w:val="clear" w:color="000000" w:fill="FFFFFF"/>
            <w:noWrap/>
            <w:vAlign w:val="center"/>
            <w:hideMark/>
            <w:tcPrChange w:id="344" w:author="praktikum" w:date="2022-04-12T15:17:00Z">
              <w:tcPr>
                <w:tcW w:w="1047" w:type="dxa"/>
                <w:tcBorders>
                  <w:top w:val="nil"/>
                  <w:left w:val="nil"/>
                  <w:bottom w:val="nil"/>
                  <w:right w:val="nil"/>
                </w:tcBorders>
                <w:shd w:val="clear" w:color="000000" w:fill="FFFFFF"/>
                <w:noWrap/>
                <w:vAlign w:val="center"/>
                <w:hideMark/>
              </w:tcPr>
            </w:tcPrChange>
          </w:tcPr>
          <w:p w14:paraId="66D1F936" w14:textId="77777777" w:rsidR="00DF436C" w:rsidRPr="00DF436C" w:rsidRDefault="00DF436C" w:rsidP="00DF436C">
            <w:pPr>
              <w:spacing w:after="0" w:line="240" w:lineRule="auto"/>
              <w:contextualSpacing w:val="0"/>
              <w:jc w:val="both"/>
              <w:rPr>
                <w:ins w:id="345" w:author="praktikum" w:date="2022-04-12T15:17:00Z"/>
                <w:rFonts w:ascii="Arial" w:eastAsia="Times New Roman" w:hAnsi="Arial" w:cs="Arial"/>
                <w:color w:val="000000"/>
                <w:sz w:val="22"/>
                <w:szCs w:val="22"/>
                <w:lang w:val="de-DE" w:eastAsia="de-DE"/>
              </w:rPr>
            </w:pPr>
            <w:ins w:id="346" w:author="praktikum" w:date="2022-04-12T15:17:00Z">
              <w:r w:rsidRPr="00DF436C">
                <w:rPr>
                  <w:rFonts w:ascii="Arial" w:eastAsia="Times New Roman" w:hAnsi="Arial" w:cs="Arial"/>
                  <w:color w:val="000000"/>
                  <w:sz w:val="22"/>
                  <w:szCs w:val="22"/>
                  <w:lang w:val="de-DE" w:eastAsia="de-DE"/>
                </w:rPr>
                <w:t>41,29</w:t>
              </w:r>
            </w:ins>
          </w:p>
        </w:tc>
        <w:tc>
          <w:tcPr>
            <w:tcW w:w="1045" w:type="dxa"/>
            <w:tcBorders>
              <w:top w:val="nil"/>
              <w:left w:val="nil"/>
              <w:bottom w:val="nil"/>
              <w:right w:val="nil"/>
            </w:tcBorders>
            <w:shd w:val="clear" w:color="000000" w:fill="FFFFFF"/>
            <w:noWrap/>
            <w:vAlign w:val="center"/>
            <w:hideMark/>
            <w:tcPrChange w:id="347" w:author="praktikum" w:date="2022-04-12T15:17:00Z">
              <w:tcPr>
                <w:tcW w:w="1045" w:type="dxa"/>
                <w:tcBorders>
                  <w:top w:val="nil"/>
                  <w:left w:val="nil"/>
                  <w:bottom w:val="nil"/>
                  <w:right w:val="nil"/>
                </w:tcBorders>
                <w:shd w:val="clear" w:color="000000" w:fill="FFFFFF"/>
                <w:noWrap/>
                <w:vAlign w:val="center"/>
                <w:hideMark/>
              </w:tcPr>
            </w:tcPrChange>
          </w:tcPr>
          <w:p w14:paraId="20527C0A" w14:textId="77777777" w:rsidR="00DF436C" w:rsidRPr="00DF436C" w:rsidRDefault="00DF436C" w:rsidP="00DF436C">
            <w:pPr>
              <w:spacing w:after="0" w:line="240" w:lineRule="auto"/>
              <w:contextualSpacing w:val="0"/>
              <w:jc w:val="both"/>
              <w:rPr>
                <w:ins w:id="348" w:author="praktikum" w:date="2022-04-12T15:17:00Z"/>
                <w:rFonts w:ascii="Arial" w:eastAsia="Times New Roman" w:hAnsi="Arial" w:cs="Arial"/>
                <w:color w:val="000000"/>
                <w:sz w:val="22"/>
                <w:szCs w:val="22"/>
                <w:lang w:val="de-DE" w:eastAsia="de-DE"/>
              </w:rPr>
            </w:pPr>
            <w:ins w:id="349" w:author="praktikum" w:date="2022-04-12T15:17:00Z">
              <w:r w:rsidRPr="00DF436C">
                <w:rPr>
                  <w:rFonts w:ascii="Arial" w:eastAsia="Times New Roman" w:hAnsi="Arial" w:cs="Arial"/>
                  <w:color w:val="000000"/>
                  <w:sz w:val="22"/>
                  <w:szCs w:val="22"/>
                  <w:lang w:val="de-DE" w:eastAsia="de-DE"/>
                </w:rPr>
                <w:t>±16,35</w:t>
              </w:r>
            </w:ins>
          </w:p>
        </w:tc>
      </w:tr>
      <w:tr w:rsidR="00DF436C" w:rsidRPr="00DF436C" w14:paraId="0CDDB418" w14:textId="77777777" w:rsidTr="00DF436C">
        <w:trPr>
          <w:trHeight w:val="340"/>
          <w:ins w:id="350" w:author="praktikum" w:date="2022-04-12T15:17:00Z"/>
          <w:trPrChange w:id="351"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352" w:author="praktikum" w:date="2022-04-12T15:17:00Z">
              <w:tcPr>
                <w:tcW w:w="3131" w:type="dxa"/>
                <w:tcBorders>
                  <w:top w:val="nil"/>
                  <w:left w:val="nil"/>
                  <w:bottom w:val="nil"/>
                  <w:right w:val="nil"/>
                </w:tcBorders>
                <w:shd w:val="clear" w:color="auto" w:fill="auto"/>
                <w:noWrap/>
                <w:vAlign w:val="center"/>
                <w:hideMark/>
              </w:tcPr>
            </w:tcPrChange>
          </w:tcPr>
          <w:p w14:paraId="55AD803F" w14:textId="77777777" w:rsidR="00DF436C" w:rsidRPr="00DF436C" w:rsidRDefault="00DF436C" w:rsidP="00DF436C">
            <w:pPr>
              <w:spacing w:after="0" w:line="240" w:lineRule="auto"/>
              <w:contextualSpacing w:val="0"/>
              <w:rPr>
                <w:ins w:id="353" w:author="praktikum" w:date="2022-04-12T15:17:00Z"/>
                <w:rFonts w:ascii="Arial" w:eastAsia="Times New Roman" w:hAnsi="Arial" w:cs="Arial"/>
                <w:color w:val="000000"/>
                <w:sz w:val="22"/>
                <w:szCs w:val="22"/>
                <w:lang w:val="de-DE" w:eastAsia="de-DE"/>
              </w:rPr>
            </w:pPr>
            <w:proofErr w:type="spellStart"/>
            <w:ins w:id="354" w:author="praktikum" w:date="2022-04-12T15:17:00Z">
              <w:r w:rsidRPr="00DF436C">
                <w:rPr>
                  <w:rFonts w:ascii="Arial" w:eastAsia="Times New Roman" w:hAnsi="Arial" w:cs="Arial"/>
                  <w:color w:val="000000"/>
                  <w:sz w:val="22"/>
                  <w:szCs w:val="22"/>
                  <w:lang w:val="de-DE" w:eastAsia="de-DE"/>
                </w:rPr>
                <w:t>Retrieval</w:t>
              </w:r>
              <w:proofErr w:type="spellEnd"/>
              <w:r w:rsidRPr="00DF436C">
                <w:rPr>
                  <w:rFonts w:ascii="Arial" w:eastAsia="Times New Roman" w:hAnsi="Arial" w:cs="Arial"/>
                  <w:color w:val="000000"/>
                  <w:sz w:val="22"/>
                  <w:szCs w:val="22"/>
                  <w:lang w:val="de-DE" w:eastAsia="de-DE"/>
                </w:rPr>
                <w:t xml:space="preserve">: </w:t>
              </w:r>
              <w:proofErr w:type="spellStart"/>
              <w:r w:rsidRPr="00DF436C">
                <w:rPr>
                  <w:rFonts w:ascii="Arial" w:eastAsia="Times New Roman" w:hAnsi="Arial" w:cs="Arial"/>
                  <w:color w:val="000000"/>
                  <w:sz w:val="22"/>
                  <w:szCs w:val="22"/>
                  <w:lang w:val="de-DE" w:eastAsia="de-DE"/>
                </w:rPr>
                <w:t>CorSCR+FalSCR</w:t>
              </w:r>
              <w:proofErr w:type="spellEnd"/>
              <w:r w:rsidRPr="00DF436C">
                <w:rPr>
                  <w:rFonts w:ascii="Arial" w:eastAsia="Times New Roman" w:hAnsi="Arial" w:cs="Arial"/>
                  <w:color w:val="000000"/>
                  <w:sz w:val="22"/>
                  <w:szCs w:val="22"/>
                  <w:lang w:val="de-DE" w:eastAsia="de-DE"/>
                </w:rPr>
                <w:t xml:space="preserve"> (%)</w:t>
              </w:r>
            </w:ins>
          </w:p>
        </w:tc>
        <w:tc>
          <w:tcPr>
            <w:tcW w:w="1046" w:type="dxa"/>
            <w:tcBorders>
              <w:top w:val="nil"/>
              <w:left w:val="nil"/>
              <w:bottom w:val="nil"/>
              <w:right w:val="nil"/>
            </w:tcBorders>
            <w:shd w:val="clear" w:color="000000" w:fill="FFFFFF"/>
            <w:noWrap/>
            <w:vAlign w:val="center"/>
            <w:hideMark/>
            <w:tcPrChange w:id="355" w:author="praktikum" w:date="2022-04-12T15:17:00Z">
              <w:tcPr>
                <w:tcW w:w="1046" w:type="dxa"/>
                <w:tcBorders>
                  <w:top w:val="nil"/>
                  <w:left w:val="nil"/>
                  <w:bottom w:val="nil"/>
                  <w:right w:val="nil"/>
                </w:tcBorders>
                <w:shd w:val="clear" w:color="000000" w:fill="FFFFFF"/>
                <w:noWrap/>
                <w:vAlign w:val="center"/>
                <w:hideMark/>
              </w:tcPr>
            </w:tcPrChange>
          </w:tcPr>
          <w:p w14:paraId="7C1DDE47" w14:textId="77777777" w:rsidR="00DF436C" w:rsidRPr="00DF436C" w:rsidRDefault="00DF436C" w:rsidP="00DF436C">
            <w:pPr>
              <w:spacing w:after="0" w:line="240" w:lineRule="auto"/>
              <w:contextualSpacing w:val="0"/>
              <w:jc w:val="both"/>
              <w:rPr>
                <w:ins w:id="356" w:author="praktikum" w:date="2022-04-12T15:17:00Z"/>
                <w:rFonts w:ascii="Arial" w:eastAsia="Times New Roman" w:hAnsi="Arial" w:cs="Arial"/>
                <w:color w:val="000000"/>
                <w:sz w:val="22"/>
                <w:szCs w:val="22"/>
                <w:lang w:val="de-DE" w:eastAsia="de-DE"/>
              </w:rPr>
            </w:pPr>
            <w:ins w:id="357" w:author="praktikum" w:date="2022-04-12T15:17:00Z">
              <w:r w:rsidRPr="00DF436C">
                <w:rPr>
                  <w:rFonts w:ascii="Arial" w:eastAsia="Times New Roman" w:hAnsi="Arial" w:cs="Arial"/>
                  <w:color w:val="000000"/>
                  <w:sz w:val="22"/>
                  <w:szCs w:val="22"/>
                  <w:lang w:val="de-DE" w:eastAsia="de-DE"/>
                </w:rPr>
                <w:t>75,69</w:t>
              </w:r>
            </w:ins>
          </w:p>
        </w:tc>
        <w:tc>
          <w:tcPr>
            <w:tcW w:w="1045" w:type="dxa"/>
            <w:tcBorders>
              <w:top w:val="nil"/>
              <w:left w:val="nil"/>
              <w:bottom w:val="nil"/>
              <w:right w:val="nil"/>
            </w:tcBorders>
            <w:shd w:val="clear" w:color="000000" w:fill="FFFFFF"/>
            <w:noWrap/>
            <w:vAlign w:val="center"/>
            <w:hideMark/>
            <w:tcPrChange w:id="358" w:author="praktikum" w:date="2022-04-12T15:17:00Z">
              <w:tcPr>
                <w:tcW w:w="1045" w:type="dxa"/>
                <w:tcBorders>
                  <w:top w:val="nil"/>
                  <w:left w:val="nil"/>
                  <w:bottom w:val="nil"/>
                  <w:right w:val="nil"/>
                </w:tcBorders>
                <w:shd w:val="clear" w:color="000000" w:fill="FFFFFF"/>
                <w:noWrap/>
                <w:vAlign w:val="center"/>
                <w:hideMark/>
              </w:tcPr>
            </w:tcPrChange>
          </w:tcPr>
          <w:p w14:paraId="20E5517E" w14:textId="77777777" w:rsidR="00DF436C" w:rsidRPr="00DF436C" w:rsidRDefault="00DF436C" w:rsidP="00DF436C">
            <w:pPr>
              <w:spacing w:after="0" w:line="240" w:lineRule="auto"/>
              <w:contextualSpacing w:val="0"/>
              <w:jc w:val="both"/>
              <w:rPr>
                <w:ins w:id="359" w:author="praktikum" w:date="2022-04-12T15:17:00Z"/>
                <w:rFonts w:ascii="Arial" w:eastAsia="Times New Roman" w:hAnsi="Arial" w:cs="Arial"/>
                <w:color w:val="000000"/>
                <w:sz w:val="22"/>
                <w:szCs w:val="22"/>
                <w:lang w:val="de-DE" w:eastAsia="de-DE"/>
              </w:rPr>
            </w:pPr>
            <w:ins w:id="360" w:author="praktikum" w:date="2022-04-12T15:17:00Z">
              <w:r w:rsidRPr="00DF436C">
                <w:rPr>
                  <w:rFonts w:ascii="Arial" w:eastAsia="Times New Roman" w:hAnsi="Arial" w:cs="Arial"/>
                  <w:color w:val="000000"/>
                  <w:sz w:val="22"/>
                  <w:szCs w:val="22"/>
                  <w:lang w:val="de-DE" w:eastAsia="de-DE"/>
                </w:rPr>
                <w:t>±8,8</w:t>
              </w:r>
            </w:ins>
          </w:p>
        </w:tc>
        <w:tc>
          <w:tcPr>
            <w:tcW w:w="1047" w:type="dxa"/>
            <w:tcBorders>
              <w:top w:val="nil"/>
              <w:left w:val="nil"/>
              <w:bottom w:val="nil"/>
              <w:right w:val="nil"/>
            </w:tcBorders>
            <w:shd w:val="clear" w:color="000000" w:fill="FFFFFF"/>
            <w:noWrap/>
            <w:vAlign w:val="center"/>
            <w:hideMark/>
            <w:tcPrChange w:id="361" w:author="praktikum" w:date="2022-04-12T15:17:00Z">
              <w:tcPr>
                <w:tcW w:w="1047" w:type="dxa"/>
                <w:tcBorders>
                  <w:top w:val="nil"/>
                  <w:left w:val="nil"/>
                  <w:bottom w:val="nil"/>
                  <w:right w:val="nil"/>
                </w:tcBorders>
                <w:shd w:val="clear" w:color="000000" w:fill="FFFFFF"/>
                <w:noWrap/>
                <w:vAlign w:val="center"/>
                <w:hideMark/>
              </w:tcPr>
            </w:tcPrChange>
          </w:tcPr>
          <w:p w14:paraId="18740074" w14:textId="77777777" w:rsidR="00DF436C" w:rsidRPr="00DF436C" w:rsidRDefault="00DF436C" w:rsidP="00DF436C">
            <w:pPr>
              <w:spacing w:after="0" w:line="240" w:lineRule="auto"/>
              <w:contextualSpacing w:val="0"/>
              <w:jc w:val="both"/>
              <w:rPr>
                <w:ins w:id="362" w:author="praktikum" w:date="2022-04-12T15:17:00Z"/>
                <w:rFonts w:ascii="Arial" w:eastAsia="Times New Roman" w:hAnsi="Arial" w:cs="Arial"/>
                <w:color w:val="000000"/>
                <w:sz w:val="22"/>
                <w:szCs w:val="22"/>
                <w:lang w:val="de-DE" w:eastAsia="de-DE"/>
              </w:rPr>
            </w:pPr>
            <w:ins w:id="363" w:author="praktikum" w:date="2022-04-12T15:17:00Z">
              <w:r w:rsidRPr="00DF436C">
                <w:rPr>
                  <w:rFonts w:ascii="Arial" w:eastAsia="Times New Roman" w:hAnsi="Arial" w:cs="Arial"/>
                  <w:color w:val="000000"/>
                  <w:sz w:val="22"/>
                  <w:szCs w:val="22"/>
                  <w:lang w:val="de-DE" w:eastAsia="de-DE"/>
                </w:rPr>
                <w:t>79,17</w:t>
              </w:r>
            </w:ins>
          </w:p>
        </w:tc>
        <w:tc>
          <w:tcPr>
            <w:tcW w:w="1045" w:type="dxa"/>
            <w:tcBorders>
              <w:top w:val="nil"/>
              <w:left w:val="nil"/>
              <w:bottom w:val="nil"/>
              <w:right w:val="nil"/>
            </w:tcBorders>
            <w:shd w:val="clear" w:color="000000" w:fill="FFFFFF"/>
            <w:noWrap/>
            <w:vAlign w:val="center"/>
            <w:hideMark/>
            <w:tcPrChange w:id="364" w:author="praktikum" w:date="2022-04-12T15:17:00Z">
              <w:tcPr>
                <w:tcW w:w="1045" w:type="dxa"/>
                <w:tcBorders>
                  <w:top w:val="nil"/>
                  <w:left w:val="nil"/>
                  <w:bottom w:val="nil"/>
                  <w:right w:val="nil"/>
                </w:tcBorders>
                <w:shd w:val="clear" w:color="000000" w:fill="FFFFFF"/>
                <w:noWrap/>
                <w:vAlign w:val="center"/>
                <w:hideMark/>
              </w:tcPr>
            </w:tcPrChange>
          </w:tcPr>
          <w:p w14:paraId="35422607" w14:textId="77777777" w:rsidR="00DF436C" w:rsidRPr="00DF436C" w:rsidRDefault="00DF436C" w:rsidP="00DF436C">
            <w:pPr>
              <w:spacing w:after="0" w:line="240" w:lineRule="auto"/>
              <w:contextualSpacing w:val="0"/>
              <w:jc w:val="both"/>
              <w:rPr>
                <w:ins w:id="365" w:author="praktikum" w:date="2022-04-12T15:17:00Z"/>
                <w:rFonts w:ascii="Arial" w:eastAsia="Times New Roman" w:hAnsi="Arial" w:cs="Arial"/>
                <w:color w:val="000000"/>
                <w:sz w:val="22"/>
                <w:szCs w:val="22"/>
                <w:lang w:val="de-DE" w:eastAsia="de-DE"/>
              </w:rPr>
            </w:pPr>
            <w:ins w:id="366" w:author="praktikum" w:date="2022-04-12T15:17:00Z">
              <w:r w:rsidRPr="00DF436C">
                <w:rPr>
                  <w:rFonts w:ascii="Arial" w:eastAsia="Times New Roman" w:hAnsi="Arial" w:cs="Arial"/>
                  <w:color w:val="000000"/>
                  <w:sz w:val="22"/>
                  <w:szCs w:val="22"/>
                  <w:lang w:val="de-DE" w:eastAsia="de-DE"/>
                </w:rPr>
                <w:t>±8,25</w:t>
              </w:r>
            </w:ins>
          </w:p>
        </w:tc>
        <w:tc>
          <w:tcPr>
            <w:tcW w:w="1047" w:type="dxa"/>
            <w:tcBorders>
              <w:top w:val="nil"/>
              <w:left w:val="nil"/>
              <w:bottom w:val="nil"/>
              <w:right w:val="nil"/>
            </w:tcBorders>
            <w:shd w:val="clear" w:color="000000" w:fill="FFFFFF"/>
            <w:noWrap/>
            <w:vAlign w:val="center"/>
            <w:hideMark/>
            <w:tcPrChange w:id="367" w:author="praktikum" w:date="2022-04-12T15:17:00Z">
              <w:tcPr>
                <w:tcW w:w="1047" w:type="dxa"/>
                <w:tcBorders>
                  <w:top w:val="nil"/>
                  <w:left w:val="nil"/>
                  <w:bottom w:val="nil"/>
                  <w:right w:val="nil"/>
                </w:tcBorders>
                <w:shd w:val="clear" w:color="000000" w:fill="FFFFFF"/>
                <w:noWrap/>
                <w:vAlign w:val="center"/>
                <w:hideMark/>
              </w:tcPr>
            </w:tcPrChange>
          </w:tcPr>
          <w:p w14:paraId="45B9A3BF" w14:textId="77777777" w:rsidR="00DF436C" w:rsidRPr="00DF436C" w:rsidRDefault="00DF436C" w:rsidP="00DF436C">
            <w:pPr>
              <w:spacing w:after="0" w:line="240" w:lineRule="auto"/>
              <w:contextualSpacing w:val="0"/>
              <w:jc w:val="both"/>
              <w:rPr>
                <w:ins w:id="368" w:author="praktikum" w:date="2022-04-12T15:17:00Z"/>
                <w:rFonts w:ascii="Arial" w:eastAsia="Times New Roman" w:hAnsi="Arial" w:cs="Arial"/>
                <w:color w:val="000000"/>
                <w:sz w:val="22"/>
                <w:szCs w:val="22"/>
                <w:lang w:val="de-DE" w:eastAsia="de-DE"/>
              </w:rPr>
            </w:pPr>
            <w:ins w:id="369" w:author="praktikum" w:date="2022-04-12T15:17:00Z">
              <w:r w:rsidRPr="00DF436C">
                <w:rPr>
                  <w:rFonts w:ascii="Arial" w:eastAsia="Times New Roman" w:hAnsi="Arial" w:cs="Arial"/>
                  <w:color w:val="000000"/>
                  <w:sz w:val="22"/>
                  <w:szCs w:val="22"/>
                  <w:lang w:val="de-DE" w:eastAsia="de-DE"/>
                </w:rPr>
                <w:t>71,33</w:t>
              </w:r>
            </w:ins>
          </w:p>
        </w:tc>
        <w:tc>
          <w:tcPr>
            <w:tcW w:w="1045" w:type="dxa"/>
            <w:tcBorders>
              <w:top w:val="nil"/>
              <w:left w:val="nil"/>
              <w:bottom w:val="nil"/>
              <w:right w:val="nil"/>
            </w:tcBorders>
            <w:shd w:val="clear" w:color="000000" w:fill="FFFFFF"/>
            <w:noWrap/>
            <w:vAlign w:val="center"/>
            <w:hideMark/>
            <w:tcPrChange w:id="370" w:author="praktikum" w:date="2022-04-12T15:17:00Z">
              <w:tcPr>
                <w:tcW w:w="1045" w:type="dxa"/>
                <w:tcBorders>
                  <w:top w:val="nil"/>
                  <w:left w:val="nil"/>
                  <w:bottom w:val="nil"/>
                  <w:right w:val="nil"/>
                </w:tcBorders>
                <w:shd w:val="clear" w:color="000000" w:fill="FFFFFF"/>
                <w:noWrap/>
                <w:vAlign w:val="center"/>
                <w:hideMark/>
              </w:tcPr>
            </w:tcPrChange>
          </w:tcPr>
          <w:p w14:paraId="7DCBC1FB" w14:textId="77777777" w:rsidR="00DF436C" w:rsidRPr="00DF436C" w:rsidRDefault="00DF436C" w:rsidP="00DF436C">
            <w:pPr>
              <w:spacing w:after="0" w:line="240" w:lineRule="auto"/>
              <w:contextualSpacing w:val="0"/>
              <w:jc w:val="both"/>
              <w:rPr>
                <w:ins w:id="371" w:author="praktikum" w:date="2022-04-12T15:17:00Z"/>
                <w:rFonts w:ascii="Arial" w:eastAsia="Times New Roman" w:hAnsi="Arial" w:cs="Arial"/>
                <w:color w:val="000000"/>
                <w:sz w:val="22"/>
                <w:szCs w:val="22"/>
                <w:lang w:val="de-DE" w:eastAsia="de-DE"/>
              </w:rPr>
            </w:pPr>
            <w:ins w:id="372" w:author="praktikum" w:date="2022-04-12T15:17:00Z">
              <w:r w:rsidRPr="00DF436C">
                <w:rPr>
                  <w:rFonts w:ascii="Arial" w:eastAsia="Times New Roman" w:hAnsi="Arial" w:cs="Arial"/>
                  <w:color w:val="000000"/>
                  <w:sz w:val="22"/>
                  <w:szCs w:val="22"/>
                  <w:lang w:val="de-DE" w:eastAsia="de-DE"/>
                </w:rPr>
                <w:t>±10,1</w:t>
              </w:r>
            </w:ins>
          </w:p>
        </w:tc>
      </w:tr>
      <w:tr w:rsidR="00DF436C" w:rsidRPr="00DF436C" w14:paraId="28F35C0E" w14:textId="77777777" w:rsidTr="00DF436C">
        <w:trPr>
          <w:trHeight w:val="340"/>
          <w:ins w:id="373" w:author="praktikum" w:date="2022-04-12T15:17:00Z"/>
          <w:trPrChange w:id="374"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375" w:author="praktikum" w:date="2022-04-12T15:17:00Z">
              <w:tcPr>
                <w:tcW w:w="3131" w:type="dxa"/>
                <w:tcBorders>
                  <w:top w:val="nil"/>
                  <w:left w:val="nil"/>
                  <w:bottom w:val="nil"/>
                  <w:right w:val="nil"/>
                </w:tcBorders>
                <w:shd w:val="clear" w:color="auto" w:fill="auto"/>
                <w:noWrap/>
                <w:vAlign w:val="center"/>
                <w:hideMark/>
              </w:tcPr>
            </w:tcPrChange>
          </w:tcPr>
          <w:p w14:paraId="3052C494" w14:textId="77777777" w:rsidR="00DF436C" w:rsidRPr="00DF436C" w:rsidRDefault="00DF436C" w:rsidP="00DF436C">
            <w:pPr>
              <w:spacing w:after="0" w:line="240" w:lineRule="auto"/>
              <w:contextualSpacing w:val="0"/>
              <w:jc w:val="both"/>
              <w:rPr>
                <w:ins w:id="376" w:author="praktikum" w:date="2022-04-12T15:17:00Z"/>
                <w:rFonts w:ascii="Arial" w:eastAsia="Times New Roman" w:hAnsi="Arial" w:cs="Arial"/>
                <w:color w:val="000000"/>
                <w:sz w:val="22"/>
                <w:szCs w:val="22"/>
                <w:lang w:val="de-DE" w:eastAsia="de-DE"/>
              </w:rPr>
            </w:pPr>
            <w:ins w:id="377" w:author="praktikum" w:date="2022-04-12T15:17:00Z">
              <w:r w:rsidRPr="00DF436C">
                <w:rPr>
                  <w:rFonts w:ascii="Arial" w:eastAsia="Times New Roman" w:hAnsi="Arial" w:cs="Arial"/>
                  <w:color w:val="000000"/>
                  <w:sz w:val="22"/>
                  <w:szCs w:val="22"/>
                  <w:lang w:val="de-DE" w:eastAsia="de-DE"/>
                </w:rPr>
                <w:t>D-Prime</w:t>
              </w:r>
            </w:ins>
          </w:p>
        </w:tc>
        <w:tc>
          <w:tcPr>
            <w:tcW w:w="1046" w:type="dxa"/>
            <w:tcBorders>
              <w:top w:val="nil"/>
              <w:left w:val="nil"/>
              <w:bottom w:val="nil"/>
              <w:right w:val="nil"/>
            </w:tcBorders>
            <w:shd w:val="clear" w:color="000000" w:fill="FFFFFF"/>
            <w:noWrap/>
            <w:vAlign w:val="center"/>
            <w:hideMark/>
            <w:tcPrChange w:id="378" w:author="praktikum" w:date="2022-04-12T15:17:00Z">
              <w:tcPr>
                <w:tcW w:w="1046" w:type="dxa"/>
                <w:tcBorders>
                  <w:top w:val="nil"/>
                  <w:left w:val="nil"/>
                  <w:bottom w:val="nil"/>
                  <w:right w:val="nil"/>
                </w:tcBorders>
                <w:shd w:val="clear" w:color="000000" w:fill="FFFFFF"/>
                <w:noWrap/>
                <w:vAlign w:val="center"/>
                <w:hideMark/>
              </w:tcPr>
            </w:tcPrChange>
          </w:tcPr>
          <w:p w14:paraId="724C1CA8" w14:textId="77777777" w:rsidR="00DF436C" w:rsidRPr="00DF436C" w:rsidRDefault="00DF436C" w:rsidP="00DF436C">
            <w:pPr>
              <w:spacing w:after="0" w:line="240" w:lineRule="auto"/>
              <w:contextualSpacing w:val="0"/>
              <w:jc w:val="both"/>
              <w:rPr>
                <w:ins w:id="379" w:author="praktikum" w:date="2022-04-12T15:17:00Z"/>
                <w:rFonts w:ascii="Arial" w:eastAsia="Times New Roman" w:hAnsi="Arial" w:cs="Arial"/>
                <w:color w:val="000000"/>
                <w:sz w:val="22"/>
                <w:szCs w:val="22"/>
                <w:lang w:val="de-DE" w:eastAsia="de-DE"/>
              </w:rPr>
            </w:pPr>
            <w:ins w:id="380" w:author="praktikum" w:date="2022-04-12T15:17:00Z">
              <w:r w:rsidRPr="00DF436C">
                <w:rPr>
                  <w:rFonts w:ascii="Arial" w:eastAsia="Times New Roman" w:hAnsi="Arial" w:cs="Arial"/>
                  <w:color w:val="000000"/>
                  <w:sz w:val="22"/>
                  <w:szCs w:val="22"/>
                  <w:lang w:val="de-DE" w:eastAsia="de-DE"/>
                </w:rPr>
                <w:t>1,92</w:t>
              </w:r>
            </w:ins>
          </w:p>
        </w:tc>
        <w:tc>
          <w:tcPr>
            <w:tcW w:w="1045" w:type="dxa"/>
            <w:tcBorders>
              <w:top w:val="nil"/>
              <w:left w:val="nil"/>
              <w:bottom w:val="nil"/>
              <w:right w:val="nil"/>
            </w:tcBorders>
            <w:shd w:val="clear" w:color="000000" w:fill="FFFFFF"/>
            <w:noWrap/>
            <w:vAlign w:val="center"/>
            <w:hideMark/>
            <w:tcPrChange w:id="381" w:author="praktikum" w:date="2022-04-12T15:17:00Z">
              <w:tcPr>
                <w:tcW w:w="1045" w:type="dxa"/>
                <w:tcBorders>
                  <w:top w:val="nil"/>
                  <w:left w:val="nil"/>
                  <w:bottom w:val="nil"/>
                  <w:right w:val="nil"/>
                </w:tcBorders>
                <w:shd w:val="clear" w:color="000000" w:fill="FFFFFF"/>
                <w:noWrap/>
                <w:vAlign w:val="center"/>
                <w:hideMark/>
              </w:tcPr>
            </w:tcPrChange>
          </w:tcPr>
          <w:p w14:paraId="6CF45064" w14:textId="77777777" w:rsidR="00DF436C" w:rsidRPr="00DF436C" w:rsidRDefault="00DF436C" w:rsidP="00DF436C">
            <w:pPr>
              <w:spacing w:after="0" w:line="240" w:lineRule="auto"/>
              <w:contextualSpacing w:val="0"/>
              <w:jc w:val="both"/>
              <w:rPr>
                <w:ins w:id="382" w:author="praktikum" w:date="2022-04-12T15:17:00Z"/>
                <w:rFonts w:ascii="Arial" w:eastAsia="Times New Roman" w:hAnsi="Arial" w:cs="Arial"/>
                <w:color w:val="000000"/>
                <w:sz w:val="22"/>
                <w:szCs w:val="22"/>
                <w:lang w:val="de-DE" w:eastAsia="de-DE"/>
              </w:rPr>
            </w:pPr>
            <w:ins w:id="383" w:author="praktikum" w:date="2022-04-12T15:17:00Z">
              <w:r w:rsidRPr="00DF436C">
                <w:rPr>
                  <w:rFonts w:ascii="Arial" w:eastAsia="Times New Roman" w:hAnsi="Arial" w:cs="Arial"/>
                  <w:color w:val="000000"/>
                  <w:sz w:val="22"/>
                  <w:szCs w:val="22"/>
                  <w:lang w:val="de-DE" w:eastAsia="de-DE"/>
                </w:rPr>
                <w:t>±0,6</w:t>
              </w:r>
            </w:ins>
          </w:p>
        </w:tc>
        <w:tc>
          <w:tcPr>
            <w:tcW w:w="1047" w:type="dxa"/>
            <w:tcBorders>
              <w:top w:val="nil"/>
              <w:left w:val="nil"/>
              <w:bottom w:val="nil"/>
              <w:right w:val="nil"/>
            </w:tcBorders>
            <w:shd w:val="clear" w:color="000000" w:fill="FFFFFF"/>
            <w:noWrap/>
            <w:vAlign w:val="center"/>
            <w:hideMark/>
            <w:tcPrChange w:id="384" w:author="praktikum" w:date="2022-04-12T15:17:00Z">
              <w:tcPr>
                <w:tcW w:w="1047" w:type="dxa"/>
                <w:tcBorders>
                  <w:top w:val="nil"/>
                  <w:left w:val="nil"/>
                  <w:bottom w:val="nil"/>
                  <w:right w:val="nil"/>
                </w:tcBorders>
                <w:shd w:val="clear" w:color="000000" w:fill="FFFFFF"/>
                <w:noWrap/>
                <w:vAlign w:val="center"/>
                <w:hideMark/>
              </w:tcPr>
            </w:tcPrChange>
          </w:tcPr>
          <w:p w14:paraId="73BCF3CD" w14:textId="77777777" w:rsidR="00DF436C" w:rsidRPr="00DF436C" w:rsidRDefault="00DF436C" w:rsidP="00DF436C">
            <w:pPr>
              <w:spacing w:after="0" w:line="240" w:lineRule="auto"/>
              <w:contextualSpacing w:val="0"/>
              <w:jc w:val="both"/>
              <w:rPr>
                <w:ins w:id="385" w:author="praktikum" w:date="2022-04-12T15:17:00Z"/>
                <w:rFonts w:ascii="Arial" w:eastAsia="Times New Roman" w:hAnsi="Arial" w:cs="Arial"/>
                <w:color w:val="000000"/>
                <w:sz w:val="22"/>
                <w:szCs w:val="22"/>
                <w:lang w:val="de-DE" w:eastAsia="de-DE"/>
              </w:rPr>
            </w:pPr>
            <w:ins w:id="386" w:author="praktikum" w:date="2022-04-12T15:17:00Z">
              <w:r w:rsidRPr="00DF436C">
                <w:rPr>
                  <w:rFonts w:ascii="Arial" w:eastAsia="Times New Roman" w:hAnsi="Arial" w:cs="Arial"/>
                  <w:color w:val="000000"/>
                  <w:sz w:val="22"/>
                  <w:szCs w:val="22"/>
                  <w:lang w:val="de-DE" w:eastAsia="de-DE"/>
                </w:rPr>
                <w:t>2,09</w:t>
              </w:r>
            </w:ins>
          </w:p>
        </w:tc>
        <w:tc>
          <w:tcPr>
            <w:tcW w:w="1045" w:type="dxa"/>
            <w:tcBorders>
              <w:top w:val="nil"/>
              <w:left w:val="nil"/>
              <w:bottom w:val="nil"/>
              <w:right w:val="nil"/>
            </w:tcBorders>
            <w:shd w:val="clear" w:color="000000" w:fill="FFFFFF"/>
            <w:noWrap/>
            <w:vAlign w:val="center"/>
            <w:hideMark/>
            <w:tcPrChange w:id="387" w:author="praktikum" w:date="2022-04-12T15:17:00Z">
              <w:tcPr>
                <w:tcW w:w="1045" w:type="dxa"/>
                <w:tcBorders>
                  <w:top w:val="nil"/>
                  <w:left w:val="nil"/>
                  <w:bottom w:val="nil"/>
                  <w:right w:val="nil"/>
                </w:tcBorders>
                <w:shd w:val="clear" w:color="000000" w:fill="FFFFFF"/>
                <w:noWrap/>
                <w:vAlign w:val="center"/>
                <w:hideMark/>
              </w:tcPr>
            </w:tcPrChange>
          </w:tcPr>
          <w:p w14:paraId="32E1F9D5" w14:textId="77777777" w:rsidR="00DF436C" w:rsidRPr="00DF436C" w:rsidRDefault="00DF436C" w:rsidP="00DF436C">
            <w:pPr>
              <w:spacing w:after="0" w:line="240" w:lineRule="auto"/>
              <w:contextualSpacing w:val="0"/>
              <w:jc w:val="both"/>
              <w:rPr>
                <w:ins w:id="388" w:author="praktikum" w:date="2022-04-12T15:17:00Z"/>
                <w:rFonts w:ascii="Arial" w:eastAsia="Times New Roman" w:hAnsi="Arial" w:cs="Arial"/>
                <w:color w:val="000000"/>
                <w:sz w:val="22"/>
                <w:szCs w:val="22"/>
                <w:lang w:val="de-DE" w:eastAsia="de-DE"/>
              </w:rPr>
            </w:pPr>
            <w:ins w:id="389" w:author="praktikum" w:date="2022-04-12T15:17:00Z">
              <w:r w:rsidRPr="00DF436C">
                <w:rPr>
                  <w:rFonts w:ascii="Arial" w:eastAsia="Times New Roman" w:hAnsi="Arial" w:cs="Arial"/>
                  <w:color w:val="000000"/>
                  <w:sz w:val="22"/>
                  <w:szCs w:val="22"/>
                  <w:lang w:val="de-DE" w:eastAsia="de-DE"/>
                </w:rPr>
                <w:t>±0,47</w:t>
              </w:r>
            </w:ins>
          </w:p>
        </w:tc>
        <w:tc>
          <w:tcPr>
            <w:tcW w:w="1047" w:type="dxa"/>
            <w:tcBorders>
              <w:top w:val="nil"/>
              <w:left w:val="nil"/>
              <w:bottom w:val="nil"/>
              <w:right w:val="nil"/>
            </w:tcBorders>
            <w:shd w:val="clear" w:color="000000" w:fill="FFFFFF"/>
            <w:noWrap/>
            <w:vAlign w:val="center"/>
            <w:hideMark/>
            <w:tcPrChange w:id="390" w:author="praktikum" w:date="2022-04-12T15:17:00Z">
              <w:tcPr>
                <w:tcW w:w="1047" w:type="dxa"/>
                <w:tcBorders>
                  <w:top w:val="nil"/>
                  <w:left w:val="nil"/>
                  <w:bottom w:val="nil"/>
                  <w:right w:val="nil"/>
                </w:tcBorders>
                <w:shd w:val="clear" w:color="000000" w:fill="FFFFFF"/>
                <w:noWrap/>
                <w:vAlign w:val="center"/>
                <w:hideMark/>
              </w:tcPr>
            </w:tcPrChange>
          </w:tcPr>
          <w:p w14:paraId="223A2BAF" w14:textId="77777777" w:rsidR="00DF436C" w:rsidRPr="00DF436C" w:rsidRDefault="00DF436C" w:rsidP="00DF436C">
            <w:pPr>
              <w:spacing w:after="0" w:line="240" w:lineRule="auto"/>
              <w:contextualSpacing w:val="0"/>
              <w:jc w:val="both"/>
              <w:rPr>
                <w:ins w:id="391" w:author="praktikum" w:date="2022-04-12T15:17:00Z"/>
                <w:rFonts w:ascii="Arial" w:eastAsia="Times New Roman" w:hAnsi="Arial" w:cs="Arial"/>
                <w:color w:val="000000"/>
                <w:sz w:val="22"/>
                <w:szCs w:val="22"/>
                <w:lang w:val="de-DE" w:eastAsia="de-DE"/>
              </w:rPr>
            </w:pPr>
            <w:ins w:id="392" w:author="praktikum" w:date="2022-04-12T15:17:00Z">
              <w:r w:rsidRPr="00DF436C">
                <w:rPr>
                  <w:rFonts w:ascii="Arial" w:eastAsia="Times New Roman" w:hAnsi="Arial" w:cs="Arial"/>
                  <w:color w:val="000000"/>
                  <w:sz w:val="22"/>
                  <w:szCs w:val="22"/>
                  <w:lang w:val="de-DE" w:eastAsia="de-DE"/>
                </w:rPr>
                <w:t>1,68</w:t>
              </w:r>
            </w:ins>
          </w:p>
        </w:tc>
        <w:tc>
          <w:tcPr>
            <w:tcW w:w="1045" w:type="dxa"/>
            <w:tcBorders>
              <w:top w:val="nil"/>
              <w:left w:val="nil"/>
              <w:bottom w:val="nil"/>
              <w:right w:val="nil"/>
            </w:tcBorders>
            <w:shd w:val="clear" w:color="000000" w:fill="FFFFFF"/>
            <w:noWrap/>
            <w:vAlign w:val="center"/>
            <w:hideMark/>
            <w:tcPrChange w:id="393" w:author="praktikum" w:date="2022-04-12T15:17:00Z">
              <w:tcPr>
                <w:tcW w:w="1045" w:type="dxa"/>
                <w:tcBorders>
                  <w:top w:val="nil"/>
                  <w:left w:val="nil"/>
                  <w:bottom w:val="nil"/>
                  <w:right w:val="nil"/>
                </w:tcBorders>
                <w:shd w:val="clear" w:color="000000" w:fill="FFFFFF"/>
                <w:noWrap/>
                <w:vAlign w:val="center"/>
                <w:hideMark/>
              </w:tcPr>
            </w:tcPrChange>
          </w:tcPr>
          <w:p w14:paraId="2CAAA11B" w14:textId="77777777" w:rsidR="00DF436C" w:rsidRPr="00DF436C" w:rsidRDefault="00DF436C" w:rsidP="00DF436C">
            <w:pPr>
              <w:spacing w:after="0" w:line="240" w:lineRule="auto"/>
              <w:contextualSpacing w:val="0"/>
              <w:jc w:val="both"/>
              <w:rPr>
                <w:ins w:id="394" w:author="praktikum" w:date="2022-04-12T15:17:00Z"/>
                <w:rFonts w:ascii="Arial" w:eastAsia="Times New Roman" w:hAnsi="Arial" w:cs="Arial"/>
                <w:color w:val="000000"/>
                <w:sz w:val="22"/>
                <w:szCs w:val="22"/>
                <w:lang w:val="de-DE" w:eastAsia="de-DE"/>
              </w:rPr>
            </w:pPr>
            <w:ins w:id="395" w:author="praktikum" w:date="2022-04-12T15:17:00Z">
              <w:r w:rsidRPr="00DF436C">
                <w:rPr>
                  <w:rFonts w:ascii="Arial" w:eastAsia="Times New Roman" w:hAnsi="Arial" w:cs="Arial"/>
                  <w:color w:val="000000"/>
                  <w:sz w:val="22"/>
                  <w:szCs w:val="22"/>
                  <w:lang w:val="de-DE" w:eastAsia="de-DE"/>
                </w:rPr>
                <w:t>±0,61</w:t>
              </w:r>
            </w:ins>
          </w:p>
        </w:tc>
      </w:tr>
      <w:tr w:rsidR="00DF436C" w:rsidRPr="00DF436C" w14:paraId="6CFACD87" w14:textId="77777777" w:rsidTr="00DF436C">
        <w:trPr>
          <w:trHeight w:val="340"/>
          <w:ins w:id="396" w:author="praktikum" w:date="2022-04-12T15:17:00Z"/>
          <w:trPrChange w:id="397" w:author="praktikum" w:date="2022-04-12T15:17:00Z">
            <w:trPr>
              <w:trHeight w:val="315"/>
            </w:trPr>
          </w:trPrChange>
        </w:trPr>
        <w:tc>
          <w:tcPr>
            <w:tcW w:w="3131" w:type="dxa"/>
            <w:tcBorders>
              <w:top w:val="nil"/>
              <w:left w:val="nil"/>
              <w:bottom w:val="nil"/>
              <w:right w:val="nil"/>
            </w:tcBorders>
            <w:shd w:val="clear" w:color="auto" w:fill="auto"/>
            <w:noWrap/>
            <w:vAlign w:val="center"/>
            <w:hideMark/>
            <w:tcPrChange w:id="398" w:author="praktikum" w:date="2022-04-12T15:17:00Z">
              <w:tcPr>
                <w:tcW w:w="3131" w:type="dxa"/>
                <w:tcBorders>
                  <w:top w:val="nil"/>
                  <w:left w:val="nil"/>
                  <w:bottom w:val="nil"/>
                  <w:right w:val="nil"/>
                </w:tcBorders>
                <w:shd w:val="clear" w:color="auto" w:fill="auto"/>
                <w:noWrap/>
                <w:vAlign w:val="center"/>
                <w:hideMark/>
              </w:tcPr>
            </w:tcPrChange>
          </w:tcPr>
          <w:p w14:paraId="1B1F575C" w14:textId="77777777" w:rsidR="00DF436C" w:rsidRPr="00DF436C" w:rsidRDefault="00DF436C" w:rsidP="00DF436C">
            <w:pPr>
              <w:spacing w:after="0" w:line="240" w:lineRule="auto"/>
              <w:contextualSpacing w:val="0"/>
              <w:rPr>
                <w:ins w:id="399" w:author="praktikum" w:date="2022-04-12T15:17:00Z"/>
                <w:rFonts w:ascii="Arial" w:eastAsia="Times New Roman" w:hAnsi="Arial" w:cs="Arial"/>
                <w:b/>
                <w:bCs/>
                <w:color w:val="000000"/>
                <w:sz w:val="22"/>
                <w:szCs w:val="22"/>
                <w:lang w:val="de-DE" w:eastAsia="de-DE"/>
              </w:rPr>
            </w:pPr>
            <w:proofErr w:type="spellStart"/>
            <w:ins w:id="400" w:author="praktikum" w:date="2022-04-12T15:17:00Z">
              <w:r w:rsidRPr="00DF436C">
                <w:rPr>
                  <w:rFonts w:ascii="Arial" w:eastAsia="Times New Roman" w:hAnsi="Arial" w:cs="Arial"/>
                  <w:b/>
                  <w:bCs/>
                  <w:color w:val="000000"/>
                  <w:sz w:val="22"/>
                  <w:szCs w:val="22"/>
                  <w:lang w:val="de-DE" w:eastAsia="de-DE"/>
                </w:rPr>
                <w:t>Procedural</w:t>
              </w:r>
              <w:proofErr w:type="spellEnd"/>
              <w:r w:rsidRPr="00DF436C">
                <w:rPr>
                  <w:rFonts w:ascii="Arial" w:eastAsia="Times New Roman" w:hAnsi="Arial" w:cs="Arial"/>
                  <w:b/>
                  <w:bCs/>
                  <w:color w:val="000000"/>
                  <w:sz w:val="22"/>
                  <w:szCs w:val="22"/>
                  <w:lang w:val="de-DE" w:eastAsia="de-DE"/>
                </w:rPr>
                <w:t xml:space="preserve"> Motor Learning Task</w:t>
              </w:r>
            </w:ins>
          </w:p>
        </w:tc>
        <w:tc>
          <w:tcPr>
            <w:tcW w:w="2091" w:type="dxa"/>
            <w:gridSpan w:val="2"/>
            <w:tcBorders>
              <w:top w:val="single" w:sz="8" w:space="0" w:color="auto"/>
              <w:left w:val="nil"/>
              <w:bottom w:val="nil"/>
              <w:right w:val="nil"/>
            </w:tcBorders>
            <w:shd w:val="clear" w:color="auto" w:fill="auto"/>
            <w:noWrap/>
            <w:vAlign w:val="center"/>
            <w:hideMark/>
            <w:tcPrChange w:id="401" w:author="praktikum" w:date="2022-04-12T15:17:00Z">
              <w:tcPr>
                <w:tcW w:w="2091" w:type="dxa"/>
                <w:gridSpan w:val="2"/>
                <w:tcBorders>
                  <w:top w:val="single" w:sz="8" w:space="0" w:color="auto"/>
                  <w:left w:val="nil"/>
                  <w:bottom w:val="nil"/>
                  <w:right w:val="nil"/>
                </w:tcBorders>
                <w:shd w:val="clear" w:color="auto" w:fill="auto"/>
                <w:noWrap/>
                <w:vAlign w:val="center"/>
                <w:hideMark/>
              </w:tcPr>
            </w:tcPrChange>
          </w:tcPr>
          <w:p w14:paraId="1C6728D5" w14:textId="77777777" w:rsidR="00DF436C" w:rsidRPr="00DF436C" w:rsidRDefault="00DF436C" w:rsidP="00DF436C">
            <w:pPr>
              <w:spacing w:after="0" w:line="240" w:lineRule="auto"/>
              <w:contextualSpacing w:val="0"/>
              <w:rPr>
                <w:ins w:id="402" w:author="praktikum" w:date="2022-04-12T15:17:00Z"/>
                <w:rFonts w:eastAsia="Times New Roman"/>
                <w:color w:val="000000"/>
                <w:lang w:val="de-DE" w:eastAsia="de-DE"/>
              </w:rPr>
            </w:pPr>
            <w:ins w:id="403" w:author="praktikum" w:date="2022-04-12T15:17:00Z">
              <w:r w:rsidRPr="00DF436C">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404" w:author="praktikum" w:date="2022-04-12T15:17:00Z">
              <w:tcPr>
                <w:tcW w:w="1047" w:type="dxa"/>
                <w:tcBorders>
                  <w:top w:val="single" w:sz="8" w:space="0" w:color="auto"/>
                  <w:left w:val="nil"/>
                  <w:bottom w:val="nil"/>
                  <w:right w:val="nil"/>
                </w:tcBorders>
                <w:shd w:val="clear" w:color="auto" w:fill="auto"/>
                <w:noWrap/>
                <w:vAlign w:val="center"/>
                <w:hideMark/>
              </w:tcPr>
            </w:tcPrChange>
          </w:tcPr>
          <w:p w14:paraId="3C964700" w14:textId="77777777" w:rsidR="00DF436C" w:rsidRPr="00DF436C" w:rsidRDefault="00DF436C" w:rsidP="00DF436C">
            <w:pPr>
              <w:spacing w:after="0" w:line="240" w:lineRule="auto"/>
              <w:contextualSpacing w:val="0"/>
              <w:rPr>
                <w:ins w:id="405" w:author="praktikum" w:date="2022-04-12T15:17:00Z"/>
                <w:rFonts w:eastAsia="Times New Roman"/>
                <w:color w:val="000000"/>
                <w:lang w:val="de-DE" w:eastAsia="de-DE"/>
              </w:rPr>
            </w:pPr>
            <w:ins w:id="406" w:author="praktikum" w:date="2022-04-12T15:17:00Z">
              <w:r w:rsidRPr="00DF436C">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407" w:author="praktikum" w:date="2022-04-12T15:17:00Z">
              <w:tcPr>
                <w:tcW w:w="1045" w:type="dxa"/>
                <w:tcBorders>
                  <w:top w:val="single" w:sz="8" w:space="0" w:color="auto"/>
                  <w:left w:val="nil"/>
                  <w:bottom w:val="nil"/>
                  <w:right w:val="nil"/>
                </w:tcBorders>
                <w:shd w:val="clear" w:color="auto" w:fill="auto"/>
                <w:noWrap/>
                <w:vAlign w:val="center"/>
                <w:hideMark/>
              </w:tcPr>
            </w:tcPrChange>
          </w:tcPr>
          <w:p w14:paraId="6C2E99BF" w14:textId="77777777" w:rsidR="00DF436C" w:rsidRPr="00DF436C" w:rsidRDefault="00DF436C" w:rsidP="00DF436C">
            <w:pPr>
              <w:spacing w:after="0" w:line="240" w:lineRule="auto"/>
              <w:contextualSpacing w:val="0"/>
              <w:rPr>
                <w:ins w:id="408" w:author="praktikum" w:date="2022-04-12T15:17:00Z"/>
                <w:rFonts w:eastAsia="Times New Roman"/>
                <w:color w:val="000000"/>
                <w:lang w:val="de-DE" w:eastAsia="de-DE"/>
              </w:rPr>
            </w:pPr>
            <w:ins w:id="409" w:author="praktikum" w:date="2022-04-12T15:17:00Z">
              <w:r w:rsidRPr="00DF436C">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410" w:author="praktikum" w:date="2022-04-12T15:17:00Z">
              <w:tcPr>
                <w:tcW w:w="1047" w:type="dxa"/>
                <w:tcBorders>
                  <w:top w:val="single" w:sz="8" w:space="0" w:color="auto"/>
                  <w:left w:val="nil"/>
                  <w:bottom w:val="nil"/>
                  <w:right w:val="nil"/>
                </w:tcBorders>
                <w:shd w:val="clear" w:color="auto" w:fill="auto"/>
                <w:noWrap/>
                <w:vAlign w:val="center"/>
                <w:hideMark/>
              </w:tcPr>
            </w:tcPrChange>
          </w:tcPr>
          <w:p w14:paraId="52CD30EB" w14:textId="77777777" w:rsidR="00DF436C" w:rsidRPr="00DF436C" w:rsidRDefault="00DF436C" w:rsidP="00DF436C">
            <w:pPr>
              <w:spacing w:after="0" w:line="240" w:lineRule="auto"/>
              <w:contextualSpacing w:val="0"/>
              <w:rPr>
                <w:ins w:id="411" w:author="praktikum" w:date="2022-04-12T15:17:00Z"/>
                <w:rFonts w:eastAsia="Times New Roman"/>
                <w:color w:val="000000"/>
                <w:lang w:val="de-DE" w:eastAsia="de-DE"/>
              </w:rPr>
            </w:pPr>
            <w:ins w:id="412" w:author="praktikum" w:date="2022-04-12T15:17:00Z">
              <w:r w:rsidRPr="00DF436C">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413" w:author="praktikum" w:date="2022-04-12T15:17:00Z">
              <w:tcPr>
                <w:tcW w:w="1045" w:type="dxa"/>
                <w:tcBorders>
                  <w:top w:val="single" w:sz="8" w:space="0" w:color="auto"/>
                  <w:left w:val="nil"/>
                  <w:bottom w:val="nil"/>
                  <w:right w:val="nil"/>
                </w:tcBorders>
                <w:shd w:val="clear" w:color="auto" w:fill="auto"/>
                <w:noWrap/>
                <w:vAlign w:val="center"/>
                <w:hideMark/>
              </w:tcPr>
            </w:tcPrChange>
          </w:tcPr>
          <w:p w14:paraId="24DA7D04" w14:textId="77777777" w:rsidR="00DF436C" w:rsidRPr="00DF436C" w:rsidRDefault="00DF436C" w:rsidP="00DF436C">
            <w:pPr>
              <w:spacing w:after="0" w:line="240" w:lineRule="auto"/>
              <w:contextualSpacing w:val="0"/>
              <w:rPr>
                <w:ins w:id="414" w:author="praktikum" w:date="2022-04-12T15:17:00Z"/>
                <w:rFonts w:eastAsia="Times New Roman"/>
                <w:color w:val="000000"/>
                <w:lang w:val="de-DE" w:eastAsia="de-DE"/>
              </w:rPr>
            </w:pPr>
            <w:ins w:id="415" w:author="praktikum" w:date="2022-04-12T15:17:00Z">
              <w:r w:rsidRPr="00DF436C">
                <w:rPr>
                  <w:rFonts w:eastAsia="Times New Roman"/>
                  <w:color w:val="000000"/>
                  <w:lang w:val="de-DE" w:eastAsia="de-DE"/>
                </w:rPr>
                <w:t> </w:t>
              </w:r>
            </w:ins>
          </w:p>
        </w:tc>
      </w:tr>
      <w:tr w:rsidR="00DF436C" w:rsidRPr="00DF436C" w14:paraId="50C58439" w14:textId="77777777" w:rsidTr="00DF436C">
        <w:trPr>
          <w:trHeight w:val="340"/>
          <w:ins w:id="416" w:author="praktikum" w:date="2022-04-12T15:17:00Z"/>
          <w:trPrChange w:id="417"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418" w:author="praktikum" w:date="2022-04-12T15:17:00Z">
              <w:tcPr>
                <w:tcW w:w="3131" w:type="dxa"/>
                <w:tcBorders>
                  <w:top w:val="nil"/>
                  <w:left w:val="nil"/>
                  <w:bottom w:val="nil"/>
                  <w:right w:val="nil"/>
                </w:tcBorders>
                <w:shd w:val="clear" w:color="auto" w:fill="auto"/>
                <w:noWrap/>
                <w:vAlign w:val="center"/>
                <w:hideMark/>
              </w:tcPr>
            </w:tcPrChange>
          </w:tcPr>
          <w:p w14:paraId="6CABB465" w14:textId="77777777" w:rsidR="00DF436C" w:rsidRPr="00DF436C" w:rsidRDefault="00DF436C" w:rsidP="00DF436C">
            <w:pPr>
              <w:spacing w:after="0" w:line="240" w:lineRule="auto"/>
              <w:contextualSpacing w:val="0"/>
              <w:jc w:val="both"/>
              <w:rPr>
                <w:ins w:id="419" w:author="praktikum" w:date="2022-04-12T15:17:00Z"/>
                <w:rFonts w:ascii="Arial" w:eastAsia="Times New Roman" w:hAnsi="Arial" w:cs="Arial"/>
                <w:color w:val="000000"/>
                <w:sz w:val="22"/>
                <w:szCs w:val="22"/>
                <w:lang w:val="de-DE" w:eastAsia="de-DE"/>
              </w:rPr>
            </w:pPr>
            <w:proofErr w:type="spellStart"/>
            <w:ins w:id="420" w:author="praktikum" w:date="2022-04-12T15:17:00Z">
              <w:r w:rsidRPr="00DF436C">
                <w:rPr>
                  <w:rFonts w:ascii="Arial" w:eastAsia="Times New Roman" w:hAnsi="Arial" w:cs="Arial"/>
                  <w:color w:val="000000"/>
                  <w:sz w:val="22"/>
                  <w:szCs w:val="22"/>
                  <w:lang w:val="de-DE" w:eastAsia="de-DE"/>
                </w:rPr>
                <w:t>Number</w:t>
              </w:r>
              <w:proofErr w:type="spellEnd"/>
              <w:r w:rsidRPr="00DF436C">
                <w:rPr>
                  <w:rFonts w:ascii="Arial" w:eastAsia="Times New Roman" w:hAnsi="Arial" w:cs="Arial"/>
                  <w:color w:val="000000"/>
                  <w:sz w:val="22"/>
                  <w:szCs w:val="22"/>
                  <w:lang w:val="de-DE" w:eastAsia="de-DE"/>
                </w:rPr>
                <w:t xml:space="preserve"> </w:t>
              </w:r>
              <w:proofErr w:type="spellStart"/>
              <w:r w:rsidRPr="00DF436C">
                <w:rPr>
                  <w:rFonts w:ascii="Arial" w:eastAsia="Times New Roman" w:hAnsi="Arial" w:cs="Arial"/>
                  <w:color w:val="000000"/>
                  <w:sz w:val="22"/>
                  <w:szCs w:val="22"/>
                  <w:lang w:val="de-DE" w:eastAsia="de-DE"/>
                </w:rPr>
                <w:t>of</w:t>
              </w:r>
              <w:proofErr w:type="spellEnd"/>
              <w:r w:rsidRPr="00DF436C">
                <w:rPr>
                  <w:rFonts w:ascii="Arial" w:eastAsia="Times New Roman" w:hAnsi="Arial" w:cs="Arial"/>
                  <w:color w:val="000000"/>
                  <w:sz w:val="22"/>
                  <w:szCs w:val="22"/>
                  <w:lang w:val="de-DE" w:eastAsia="de-DE"/>
                </w:rPr>
                <w:t xml:space="preserve"> Error Trials</w:t>
              </w:r>
            </w:ins>
          </w:p>
        </w:tc>
        <w:tc>
          <w:tcPr>
            <w:tcW w:w="1046" w:type="dxa"/>
            <w:tcBorders>
              <w:top w:val="nil"/>
              <w:left w:val="nil"/>
              <w:bottom w:val="nil"/>
              <w:right w:val="nil"/>
            </w:tcBorders>
            <w:shd w:val="clear" w:color="000000" w:fill="FFFFFF"/>
            <w:noWrap/>
            <w:vAlign w:val="center"/>
            <w:hideMark/>
            <w:tcPrChange w:id="421" w:author="praktikum" w:date="2022-04-12T15:17:00Z">
              <w:tcPr>
                <w:tcW w:w="1046" w:type="dxa"/>
                <w:tcBorders>
                  <w:top w:val="nil"/>
                  <w:left w:val="nil"/>
                  <w:bottom w:val="nil"/>
                  <w:right w:val="nil"/>
                </w:tcBorders>
                <w:shd w:val="clear" w:color="000000" w:fill="FFFFFF"/>
                <w:noWrap/>
                <w:vAlign w:val="center"/>
                <w:hideMark/>
              </w:tcPr>
            </w:tcPrChange>
          </w:tcPr>
          <w:p w14:paraId="12346661" w14:textId="77777777" w:rsidR="00DF436C" w:rsidRPr="00DF436C" w:rsidRDefault="00DF436C" w:rsidP="00DF436C">
            <w:pPr>
              <w:spacing w:after="0" w:line="240" w:lineRule="auto"/>
              <w:contextualSpacing w:val="0"/>
              <w:jc w:val="both"/>
              <w:rPr>
                <w:ins w:id="422" w:author="praktikum" w:date="2022-04-12T15:17:00Z"/>
                <w:rFonts w:ascii="Arial" w:eastAsia="Times New Roman" w:hAnsi="Arial" w:cs="Arial"/>
                <w:color w:val="000000"/>
                <w:sz w:val="22"/>
                <w:szCs w:val="22"/>
                <w:lang w:val="de-DE" w:eastAsia="de-DE"/>
              </w:rPr>
            </w:pPr>
            <w:ins w:id="423" w:author="praktikum" w:date="2022-04-12T15:17:00Z">
              <w:r w:rsidRPr="00DF436C">
                <w:rPr>
                  <w:rFonts w:ascii="Arial" w:eastAsia="Times New Roman" w:hAnsi="Arial" w:cs="Arial"/>
                  <w:color w:val="000000"/>
                  <w:sz w:val="22"/>
                  <w:szCs w:val="22"/>
                  <w:lang w:val="de-DE" w:eastAsia="de-DE"/>
                </w:rPr>
                <w:t>13,04</w:t>
              </w:r>
            </w:ins>
          </w:p>
        </w:tc>
        <w:tc>
          <w:tcPr>
            <w:tcW w:w="1045" w:type="dxa"/>
            <w:tcBorders>
              <w:top w:val="nil"/>
              <w:left w:val="nil"/>
              <w:bottom w:val="nil"/>
              <w:right w:val="nil"/>
            </w:tcBorders>
            <w:shd w:val="clear" w:color="000000" w:fill="FFFFFF"/>
            <w:noWrap/>
            <w:vAlign w:val="center"/>
            <w:hideMark/>
            <w:tcPrChange w:id="424" w:author="praktikum" w:date="2022-04-12T15:17:00Z">
              <w:tcPr>
                <w:tcW w:w="1045" w:type="dxa"/>
                <w:tcBorders>
                  <w:top w:val="nil"/>
                  <w:left w:val="nil"/>
                  <w:bottom w:val="nil"/>
                  <w:right w:val="nil"/>
                </w:tcBorders>
                <w:shd w:val="clear" w:color="000000" w:fill="FFFFFF"/>
                <w:noWrap/>
                <w:vAlign w:val="center"/>
                <w:hideMark/>
              </w:tcPr>
            </w:tcPrChange>
          </w:tcPr>
          <w:p w14:paraId="7F484910" w14:textId="77777777" w:rsidR="00DF436C" w:rsidRPr="00DF436C" w:rsidRDefault="00DF436C" w:rsidP="00DF436C">
            <w:pPr>
              <w:spacing w:after="0" w:line="240" w:lineRule="auto"/>
              <w:contextualSpacing w:val="0"/>
              <w:jc w:val="both"/>
              <w:rPr>
                <w:ins w:id="425" w:author="praktikum" w:date="2022-04-12T15:17:00Z"/>
                <w:rFonts w:ascii="Arial" w:eastAsia="Times New Roman" w:hAnsi="Arial" w:cs="Arial"/>
                <w:color w:val="000000"/>
                <w:sz w:val="22"/>
                <w:szCs w:val="22"/>
                <w:lang w:val="de-DE" w:eastAsia="de-DE"/>
              </w:rPr>
            </w:pPr>
            <w:ins w:id="426" w:author="praktikum" w:date="2022-04-12T15:17:00Z">
              <w:r w:rsidRPr="00DF436C">
                <w:rPr>
                  <w:rFonts w:ascii="Arial" w:eastAsia="Times New Roman" w:hAnsi="Arial" w:cs="Arial"/>
                  <w:color w:val="000000"/>
                  <w:sz w:val="22"/>
                  <w:szCs w:val="22"/>
                  <w:lang w:val="de-DE" w:eastAsia="de-DE"/>
                </w:rPr>
                <w:t>±7,27</w:t>
              </w:r>
            </w:ins>
          </w:p>
        </w:tc>
        <w:tc>
          <w:tcPr>
            <w:tcW w:w="1047" w:type="dxa"/>
            <w:tcBorders>
              <w:top w:val="nil"/>
              <w:left w:val="nil"/>
              <w:bottom w:val="nil"/>
              <w:right w:val="nil"/>
            </w:tcBorders>
            <w:shd w:val="clear" w:color="000000" w:fill="FFFFFF"/>
            <w:noWrap/>
            <w:vAlign w:val="center"/>
            <w:hideMark/>
            <w:tcPrChange w:id="427" w:author="praktikum" w:date="2022-04-12T15:17:00Z">
              <w:tcPr>
                <w:tcW w:w="1047" w:type="dxa"/>
                <w:tcBorders>
                  <w:top w:val="nil"/>
                  <w:left w:val="nil"/>
                  <w:bottom w:val="nil"/>
                  <w:right w:val="nil"/>
                </w:tcBorders>
                <w:shd w:val="clear" w:color="000000" w:fill="FFFFFF"/>
                <w:noWrap/>
                <w:vAlign w:val="center"/>
                <w:hideMark/>
              </w:tcPr>
            </w:tcPrChange>
          </w:tcPr>
          <w:p w14:paraId="1327E300" w14:textId="77777777" w:rsidR="00DF436C" w:rsidRPr="00DF436C" w:rsidRDefault="00DF436C" w:rsidP="00DF436C">
            <w:pPr>
              <w:spacing w:after="0" w:line="240" w:lineRule="auto"/>
              <w:contextualSpacing w:val="0"/>
              <w:jc w:val="both"/>
              <w:rPr>
                <w:ins w:id="428" w:author="praktikum" w:date="2022-04-12T15:17:00Z"/>
                <w:rFonts w:ascii="Arial" w:eastAsia="Times New Roman" w:hAnsi="Arial" w:cs="Arial"/>
                <w:color w:val="000000"/>
                <w:sz w:val="22"/>
                <w:szCs w:val="22"/>
                <w:lang w:val="de-DE" w:eastAsia="de-DE"/>
              </w:rPr>
            </w:pPr>
            <w:ins w:id="429" w:author="praktikum" w:date="2022-04-12T15:17:00Z">
              <w:r w:rsidRPr="00DF436C">
                <w:rPr>
                  <w:rFonts w:ascii="Arial" w:eastAsia="Times New Roman" w:hAnsi="Arial" w:cs="Arial"/>
                  <w:color w:val="000000"/>
                  <w:sz w:val="22"/>
                  <w:szCs w:val="22"/>
                  <w:lang w:val="de-DE" w:eastAsia="de-DE"/>
                </w:rPr>
                <w:t>16,18</w:t>
              </w:r>
            </w:ins>
          </w:p>
        </w:tc>
        <w:tc>
          <w:tcPr>
            <w:tcW w:w="1045" w:type="dxa"/>
            <w:tcBorders>
              <w:top w:val="nil"/>
              <w:left w:val="nil"/>
              <w:bottom w:val="nil"/>
              <w:right w:val="nil"/>
            </w:tcBorders>
            <w:shd w:val="clear" w:color="000000" w:fill="FFFFFF"/>
            <w:noWrap/>
            <w:vAlign w:val="center"/>
            <w:hideMark/>
            <w:tcPrChange w:id="430" w:author="praktikum" w:date="2022-04-12T15:17:00Z">
              <w:tcPr>
                <w:tcW w:w="1045" w:type="dxa"/>
                <w:tcBorders>
                  <w:top w:val="nil"/>
                  <w:left w:val="nil"/>
                  <w:bottom w:val="nil"/>
                  <w:right w:val="nil"/>
                </w:tcBorders>
                <w:shd w:val="clear" w:color="000000" w:fill="FFFFFF"/>
                <w:noWrap/>
                <w:vAlign w:val="center"/>
                <w:hideMark/>
              </w:tcPr>
            </w:tcPrChange>
          </w:tcPr>
          <w:p w14:paraId="7C3C37F6" w14:textId="77777777" w:rsidR="00DF436C" w:rsidRPr="00DF436C" w:rsidRDefault="00DF436C" w:rsidP="00DF436C">
            <w:pPr>
              <w:spacing w:after="0" w:line="240" w:lineRule="auto"/>
              <w:contextualSpacing w:val="0"/>
              <w:jc w:val="both"/>
              <w:rPr>
                <w:ins w:id="431" w:author="praktikum" w:date="2022-04-12T15:17:00Z"/>
                <w:rFonts w:ascii="Arial" w:eastAsia="Times New Roman" w:hAnsi="Arial" w:cs="Arial"/>
                <w:color w:val="000000"/>
                <w:sz w:val="22"/>
                <w:szCs w:val="22"/>
                <w:lang w:val="de-DE" w:eastAsia="de-DE"/>
              </w:rPr>
            </w:pPr>
            <w:ins w:id="432" w:author="praktikum" w:date="2022-04-12T15:17:00Z">
              <w:r w:rsidRPr="00DF436C">
                <w:rPr>
                  <w:rFonts w:ascii="Arial" w:eastAsia="Times New Roman" w:hAnsi="Arial" w:cs="Arial"/>
                  <w:color w:val="000000"/>
                  <w:sz w:val="22"/>
                  <w:szCs w:val="22"/>
                  <w:lang w:val="de-DE" w:eastAsia="de-DE"/>
                </w:rPr>
                <w:t>±12,44</w:t>
              </w:r>
            </w:ins>
          </w:p>
        </w:tc>
        <w:tc>
          <w:tcPr>
            <w:tcW w:w="1047" w:type="dxa"/>
            <w:tcBorders>
              <w:top w:val="nil"/>
              <w:left w:val="nil"/>
              <w:bottom w:val="nil"/>
              <w:right w:val="nil"/>
            </w:tcBorders>
            <w:shd w:val="clear" w:color="000000" w:fill="FFFFFF"/>
            <w:noWrap/>
            <w:vAlign w:val="center"/>
            <w:hideMark/>
            <w:tcPrChange w:id="433" w:author="praktikum" w:date="2022-04-12T15:17:00Z">
              <w:tcPr>
                <w:tcW w:w="1047" w:type="dxa"/>
                <w:tcBorders>
                  <w:top w:val="nil"/>
                  <w:left w:val="nil"/>
                  <w:bottom w:val="nil"/>
                  <w:right w:val="nil"/>
                </w:tcBorders>
                <w:shd w:val="clear" w:color="000000" w:fill="FFFFFF"/>
                <w:noWrap/>
                <w:vAlign w:val="center"/>
                <w:hideMark/>
              </w:tcPr>
            </w:tcPrChange>
          </w:tcPr>
          <w:p w14:paraId="2D3BC4B7" w14:textId="77777777" w:rsidR="00DF436C" w:rsidRPr="00DF436C" w:rsidRDefault="00DF436C" w:rsidP="00DF436C">
            <w:pPr>
              <w:spacing w:after="0" w:line="240" w:lineRule="auto"/>
              <w:contextualSpacing w:val="0"/>
              <w:jc w:val="both"/>
              <w:rPr>
                <w:ins w:id="434" w:author="praktikum" w:date="2022-04-12T15:17:00Z"/>
                <w:rFonts w:ascii="Arial" w:eastAsia="Times New Roman" w:hAnsi="Arial" w:cs="Arial"/>
                <w:color w:val="000000"/>
                <w:sz w:val="22"/>
                <w:szCs w:val="22"/>
                <w:lang w:val="de-DE" w:eastAsia="de-DE"/>
              </w:rPr>
            </w:pPr>
            <w:ins w:id="435" w:author="praktikum" w:date="2022-04-12T15:17:00Z">
              <w:r w:rsidRPr="00DF436C">
                <w:rPr>
                  <w:rFonts w:ascii="Arial" w:eastAsia="Times New Roman" w:hAnsi="Arial" w:cs="Arial"/>
                  <w:color w:val="000000"/>
                  <w:sz w:val="22"/>
                  <w:szCs w:val="22"/>
                  <w:lang w:val="de-DE" w:eastAsia="de-DE"/>
                </w:rPr>
                <w:t>16</w:t>
              </w:r>
            </w:ins>
          </w:p>
        </w:tc>
        <w:tc>
          <w:tcPr>
            <w:tcW w:w="1045" w:type="dxa"/>
            <w:tcBorders>
              <w:top w:val="nil"/>
              <w:left w:val="nil"/>
              <w:bottom w:val="nil"/>
              <w:right w:val="nil"/>
            </w:tcBorders>
            <w:shd w:val="clear" w:color="000000" w:fill="FFFFFF"/>
            <w:noWrap/>
            <w:vAlign w:val="center"/>
            <w:hideMark/>
            <w:tcPrChange w:id="436" w:author="praktikum" w:date="2022-04-12T15:17:00Z">
              <w:tcPr>
                <w:tcW w:w="1045" w:type="dxa"/>
                <w:tcBorders>
                  <w:top w:val="nil"/>
                  <w:left w:val="nil"/>
                  <w:bottom w:val="nil"/>
                  <w:right w:val="nil"/>
                </w:tcBorders>
                <w:shd w:val="clear" w:color="000000" w:fill="FFFFFF"/>
                <w:noWrap/>
                <w:vAlign w:val="center"/>
                <w:hideMark/>
              </w:tcPr>
            </w:tcPrChange>
          </w:tcPr>
          <w:p w14:paraId="68F66D21" w14:textId="77777777" w:rsidR="00DF436C" w:rsidRPr="00DF436C" w:rsidRDefault="00DF436C" w:rsidP="00DF436C">
            <w:pPr>
              <w:spacing w:after="0" w:line="240" w:lineRule="auto"/>
              <w:contextualSpacing w:val="0"/>
              <w:jc w:val="both"/>
              <w:rPr>
                <w:ins w:id="437" w:author="praktikum" w:date="2022-04-12T15:17:00Z"/>
                <w:rFonts w:ascii="Arial" w:eastAsia="Times New Roman" w:hAnsi="Arial" w:cs="Arial"/>
                <w:color w:val="000000"/>
                <w:sz w:val="22"/>
                <w:szCs w:val="22"/>
                <w:lang w:val="de-DE" w:eastAsia="de-DE"/>
              </w:rPr>
            </w:pPr>
            <w:ins w:id="438" w:author="praktikum" w:date="2022-04-12T15:17:00Z">
              <w:r w:rsidRPr="00DF436C">
                <w:rPr>
                  <w:rFonts w:ascii="Arial" w:eastAsia="Times New Roman" w:hAnsi="Arial" w:cs="Arial"/>
                  <w:color w:val="000000"/>
                  <w:sz w:val="22"/>
                  <w:szCs w:val="22"/>
                  <w:lang w:val="de-DE" w:eastAsia="de-DE"/>
                </w:rPr>
                <w:t>±10,85</w:t>
              </w:r>
            </w:ins>
          </w:p>
        </w:tc>
      </w:tr>
      <w:tr w:rsidR="00DF436C" w:rsidRPr="00DF436C" w14:paraId="61022B0A" w14:textId="77777777" w:rsidTr="00DF436C">
        <w:trPr>
          <w:trHeight w:val="340"/>
          <w:ins w:id="439" w:author="praktikum" w:date="2022-04-12T15:17:00Z"/>
          <w:trPrChange w:id="440"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441" w:author="praktikum" w:date="2022-04-12T15:17:00Z">
              <w:tcPr>
                <w:tcW w:w="3131" w:type="dxa"/>
                <w:tcBorders>
                  <w:top w:val="nil"/>
                  <w:left w:val="nil"/>
                  <w:bottom w:val="nil"/>
                  <w:right w:val="nil"/>
                </w:tcBorders>
                <w:shd w:val="clear" w:color="auto" w:fill="auto"/>
                <w:noWrap/>
                <w:vAlign w:val="center"/>
                <w:hideMark/>
              </w:tcPr>
            </w:tcPrChange>
          </w:tcPr>
          <w:p w14:paraId="446E5480" w14:textId="77777777" w:rsidR="00DF436C" w:rsidRPr="00DF436C" w:rsidRDefault="00DF436C" w:rsidP="00DF436C">
            <w:pPr>
              <w:spacing w:after="0" w:line="240" w:lineRule="auto"/>
              <w:contextualSpacing w:val="0"/>
              <w:jc w:val="both"/>
              <w:rPr>
                <w:ins w:id="442" w:author="praktikum" w:date="2022-04-12T15:17:00Z"/>
                <w:rFonts w:ascii="Arial" w:eastAsia="Times New Roman" w:hAnsi="Arial" w:cs="Arial"/>
                <w:color w:val="000000"/>
                <w:sz w:val="22"/>
                <w:szCs w:val="22"/>
                <w:lang w:val="de-DE" w:eastAsia="de-DE"/>
              </w:rPr>
            </w:pPr>
            <w:ins w:id="443" w:author="praktikum" w:date="2022-04-12T15:17:00Z">
              <w:r w:rsidRPr="00DF436C">
                <w:rPr>
                  <w:rFonts w:ascii="Arial" w:eastAsia="Times New Roman" w:hAnsi="Arial" w:cs="Arial"/>
                  <w:color w:val="000000"/>
                  <w:sz w:val="22"/>
                  <w:szCs w:val="22"/>
                  <w:lang w:val="de-DE" w:eastAsia="de-DE"/>
                </w:rPr>
                <w:t>RT Pattern Blocks (</w:t>
              </w:r>
              <w:proofErr w:type="spellStart"/>
              <w:r w:rsidRPr="00DF436C">
                <w:rPr>
                  <w:rFonts w:ascii="Arial" w:eastAsia="Times New Roman" w:hAnsi="Arial" w:cs="Arial"/>
                  <w:color w:val="000000"/>
                  <w:sz w:val="22"/>
                  <w:szCs w:val="22"/>
                  <w:lang w:val="de-DE" w:eastAsia="de-DE"/>
                </w:rPr>
                <w:t>ms</w:t>
              </w:r>
              <w:proofErr w:type="spellEnd"/>
              <w:r w:rsidRPr="00DF436C">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Change w:id="444" w:author="praktikum" w:date="2022-04-12T15:17:00Z">
              <w:tcPr>
                <w:tcW w:w="1046" w:type="dxa"/>
                <w:tcBorders>
                  <w:top w:val="nil"/>
                  <w:left w:val="nil"/>
                  <w:bottom w:val="nil"/>
                  <w:right w:val="nil"/>
                </w:tcBorders>
                <w:shd w:val="clear" w:color="000000" w:fill="FFFFFF"/>
                <w:noWrap/>
                <w:vAlign w:val="center"/>
                <w:hideMark/>
              </w:tcPr>
            </w:tcPrChange>
          </w:tcPr>
          <w:p w14:paraId="57AC8B84" w14:textId="77777777" w:rsidR="00DF436C" w:rsidRPr="00DF436C" w:rsidRDefault="00DF436C" w:rsidP="00DF436C">
            <w:pPr>
              <w:spacing w:after="0" w:line="240" w:lineRule="auto"/>
              <w:contextualSpacing w:val="0"/>
              <w:jc w:val="both"/>
              <w:rPr>
                <w:ins w:id="445" w:author="praktikum" w:date="2022-04-12T15:17:00Z"/>
                <w:rFonts w:ascii="Arial" w:eastAsia="Times New Roman" w:hAnsi="Arial" w:cs="Arial"/>
                <w:color w:val="000000"/>
                <w:sz w:val="22"/>
                <w:szCs w:val="22"/>
                <w:lang w:val="de-DE" w:eastAsia="de-DE"/>
              </w:rPr>
            </w:pPr>
            <w:ins w:id="446" w:author="praktikum" w:date="2022-04-12T15:17:00Z">
              <w:r w:rsidRPr="00DF436C">
                <w:rPr>
                  <w:rFonts w:ascii="Arial" w:eastAsia="Times New Roman" w:hAnsi="Arial" w:cs="Arial"/>
                  <w:color w:val="000000"/>
                  <w:sz w:val="22"/>
                  <w:szCs w:val="22"/>
                  <w:lang w:val="de-DE" w:eastAsia="de-DE"/>
                </w:rPr>
                <w:t>493,42</w:t>
              </w:r>
            </w:ins>
          </w:p>
        </w:tc>
        <w:tc>
          <w:tcPr>
            <w:tcW w:w="1045" w:type="dxa"/>
            <w:tcBorders>
              <w:top w:val="nil"/>
              <w:left w:val="nil"/>
              <w:bottom w:val="nil"/>
              <w:right w:val="nil"/>
            </w:tcBorders>
            <w:shd w:val="clear" w:color="000000" w:fill="FFFFFF"/>
            <w:noWrap/>
            <w:vAlign w:val="center"/>
            <w:hideMark/>
            <w:tcPrChange w:id="447" w:author="praktikum" w:date="2022-04-12T15:17:00Z">
              <w:tcPr>
                <w:tcW w:w="1045" w:type="dxa"/>
                <w:tcBorders>
                  <w:top w:val="nil"/>
                  <w:left w:val="nil"/>
                  <w:bottom w:val="nil"/>
                  <w:right w:val="nil"/>
                </w:tcBorders>
                <w:shd w:val="clear" w:color="000000" w:fill="FFFFFF"/>
                <w:noWrap/>
                <w:vAlign w:val="center"/>
                <w:hideMark/>
              </w:tcPr>
            </w:tcPrChange>
          </w:tcPr>
          <w:p w14:paraId="117118B4" w14:textId="77777777" w:rsidR="00DF436C" w:rsidRPr="00DF436C" w:rsidRDefault="00DF436C" w:rsidP="00DF436C">
            <w:pPr>
              <w:spacing w:after="0" w:line="240" w:lineRule="auto"/>
              <w:contextualSpacing w:val="0"/>
              <w:jc w:val="both"/>
              <w:rPr>
                <w:ins w:id="448" w:author="praktikum" w:date="2022-04-12T15:17:00Z"/>
                <w:rFonts w:ascii="Arial" w:eastAsia="Times New Roman" w:hAnsi="Arial" w:cs="Arial"/>
                <w:color w:val="000000"/>
                <w:sz w:val="22"/>
                <w:szCs w:val="22"/>
                <w:lang w:val="de-DE" w:eastAsia="de-DE"/>
              </w:rPr>
            </w:pPr>
            <w:ins w:id="449" w:author="praktikum" w:date="2022-04-12T15:17:00Z">
              <w:r w:rsidRPr="00DF436C">
                <w:rPr>
                  <w:rFonts w:ascii="Arial" w:eastAsia="Times New Roman" w:hAnsi="Arial" w:cs="Arial"/>
                  <w:color w:val="000000"/>
                  <w:sz w:val="22"/>
                  <w:szCs w:val="22"/>
                  <w:lang w:val="de-DE" w:eastAsia="de-DE"/>
                </w:rPr>
                <w:t>±50,39</w:t>
              </w:r>
            </w:ins>
          </w:p>
        </w:tc>
        <w:tc>
          <w:tcPr>
            <w:tcW w:w="1047" w:type="dxa"/>
            <w:tcBorders>
              <w:top w:val="nil"/>
              <w:left w:val="nil"/>
              <w:bottom w:val="nil"/>
              <w:right w:val="nil"/>
            </w:tcBorders>
            <w:shd w:val="clear" w:color="000000" w:fill="FFFFFF"/>
            <w:noWrap/>
            <w:vAlign w:val="center"/>
            <w:hideMark/>
            <w:tcPrChange w:id="450" w:author="praktikum" w:date="2022-04-12T15:17:00Z">
              <w:tcPr>
                <w:tcW w:w="1047" w:type="dxa"/>
                <w:tcBorders>
                  <w:top w:val="nil"/>
                  <w:left w:val="nil"/>
                  <w:bottom w:val="nil"/>
                  <w:right w:val="nil"/>
                </w:tcBorders>
                <w:shd w:val="clear" w:color="000000" w:fill="FFFFFF"/>
                <w:noWrap/>
                <w:vAlign w:val="center"/>
                <w:hideMark/>
              </w:tcPr>
            </w:tcPrChange>
          </w:tcPr>
          <w:p w14:paraId="3ACD6B63" w14:textId="77777777" w:rsidR="00DF436C" w:rsidRPr="00DF436C" w:rsidRDefault="00DF436C" w:rsidP="00DF436C">
            <w:pPr>
              <w:spacing w:after="0" w:line="240" w:lineRule="auto"/>
              <w:contextualSpacing w:val="0"/>
              <w:jc w:val="both"/>
              <w:rPr>
                <w:ins w:id="451" w:author="praktikum" w:date="2022-04-12T15:17:00Z"/>
                <w:rFonts w:ascii="Arial" w:eastAsia="Times New Roman" w:hAnsi="Arial" w:cs="Arial"/>
                <w:color w:val="000000"/>
                <w:sz w:val="22"/>
                <w:szCs w:val="22"/>
                <w:lang w:val="de-DE" w:eastAsia="de-DE"/>
              </w:rPr>
            </w:pPr>
            <w:ins w:id="452" w:author="praktikum" w:date="2022-04-12T15:17:00Z">
              <w:r w:rsidRPr="00DF436C">
                <w:rPr>
                  <w:rFonts w:ascii="Arial" w:eastAsia="Times New Roman" w:hAnsi="Arial" w:cs="Arial"/>
                  <w:color w:val="000000"/>
                  <w:sz w:val="22"/>
                  <w:szCs w:val="22"/>
                  <w:lang w:val="de-DE" w:eastAsia="de-DE"/>
                </w:rPr>
                <w:t>521,37</w:t>
              </w:r>
            </w:ins>
          </w:p>
        </w:tc>
        <w:tc>
          <w:tcPr>
            <w:tcW w:w="1045" w:type="dxa"/>
            <w:tcBorders>
              <w:top w:val="nil"/>
              <w:left w:val="nil"/>
              <w:bottom w:val="nil"/>
              <w:right w:val="nil"/>
            </w:tcBorders>
            <w:shd w:val="clear" w:color="000000" w:fill="FFFFFF"/>
            <w:noWrap/>
            <w:vAlign w:val="center"/>
            <w:hideMark/>
            <w:tcPrChange w:id="453" w:author="praktikum" w:date="2022-04-12T15:17:00Z">
              <w:tcPr>
                <w:tcW w:w="1045" w:type="dxa"/>
                <w:tcBorders>
                  <w:top w:val="nil"/>
                  <w:left w:val="nil"/>
                  <w:bottom w:val="nil"/>
                  <w:right w:val="nil"/>
                </w:tcBorders>
                <w:shd w:val="clear" w:color="000000" w:fill="FFFFFF"/>
                <w:noWrap/>
                <w:vAlign w:val="center"/>
                <w:hideMark/>
              </w:tcPr>
            </w:tcPrChange>
          </w:tcPr>
          <w:p w14:paraId="759D7F11" w14:textId="77777777" w:rsidR="00DF436C" w:rsidRPr="00DF436C" w:rsidRDefault="00DF436C" w:rsidP="00DF436C">
            <w:pPr>
              <w:spacing w:after="0" w:line="240" w:lineRule="auto"/>
              <w:contextualSpacing w:val="0"/>
              <w:jc w:val="both"/>
              <w:rPr>
                <w:ins w:id="454" w:author="praktikum" w:date="2022-04-12T15:17:00Z"/>
                <w:rFonts w:ascii="Arial" w:eastAsia="Times New Roman" w:hAnsi="Arial" w:cs="Arial"/>
                <w:color w:val="000000"/>
                <w:sz w:val="22"/>
                <w:szCs w:val="22"/>
                <w:lang w:val="de-DE" w:eastAsia="de-DE"/>
              </w:rPr>
            </w:pPr>
            <w:ins w:id="455" w:author="praktikum" w:date="2022-04-12T15:17:00Z">
              <w:r w:rsidRPr="00DF436C">
                <w:rPr>
                  <w:rFonts w:ascii="Arial" w:eastAsia="Times New Roman" w:hAnsi="Arial" w:cs="Arial"/>
                  <w:color w:val="000000"/>
                  <w:sz w:val="22"/>
                  <w:szCs w:val="22"/>
                  <w:lang w:val="de-DE" w:eastAsia="de-DE"/>
                </w:rPr>
                <w:t>±56,48</w:t>
              </w:r>
            </w:ins>
          </w:p>
        </w:tc>
        <w:tc>
          <w:tcPr>
            <w:tcW w:w="1047" w:type="dxa"/>
            <w:tcBorders>
              <w:top w:val="nil"/>
              <w:left w:val="nil"/>
              <w:bottom w:val="nil"/>
              <w:right w:val="nil"/>
            </w:tcBorders>
            <w:shd w:val="clear" w:color="000000" w:fill="FFFFFF"/>
            <w:noWrap/>
            <w:vAlign w:val="center"/>
            <w:hideMark/>
            <w:tcPrChange w:id="456" w:author="praktikum" w:date="2022-04-12T15:17:00Z">
              <w:tcPr>
                <w:tcW w:w="1047" w:type="dxa"/>
                <w:tcBorders>
                  <w:top w:val="nil"/>
                  <w:left w:val="nil"/>
                  <w:bottom w:val="nil"/>
                  <w:right w:val="nil"/>
                </w:tcBorders>
                <w:shd w:val="clear" w:color="000000" w:fill="FFFFFF"/>
                <w:noWrap/>
                <w:vAlign w:val="center"/>
                <w:hideMark/>
              </w:tcPr>
            </w:tcPrChange>
          </w:tcPr>
          <w:p w14:paraId="3620A1AB" w14:textId="77777777" w:rsidR="00DF436C" w:rsidRPr="00DF436C" w:rsidRDefault="00DF436C" w:rsidP="00DF436C">
            <w:pPr>
              <w:spacing w:after="0" w:line="240" w:lineRule="auto"/>
              <w:contextualSpacing w:val="0"/>
              <w:jc w:val="both"/>
              <w:rPr>
                <w:ins w:id="457" w:author="praktikum" w:date="2022-04-12T15:17:00Z"/>
                <w:rFonts w:ascii="Arial" w:eastAsia="Times New Roman" w:hAnsi="Arial" w:cs="Arial"/>
                <w:color w:val="000000"/>
                <w:sz w:val="22"/>
                <w:szCs w:val="22"/>
                <w:lang w:val="de-DE" w:eastAsia="de-DE"/>
              </w:rPr>
            </w:pPr>
            <w:ins w:id="458" w:author="praktikum" w:date="2022-04-12T15:17:00Z">
              <w:r w:rsidRPr="00DF436C">
                <w:rPr>
                  <w:rFonts w:ascii="Arial" w:eastAsia="Times New Roman" w:hAnsi="Arial" w:cs="Arial"/>
                  <w:color w:val="000000"/>
                  <w:sz w:val="22"/>
                  <w:szCs w:val="22"/>
                  <w:lang w:val="de-DE" w:eastAsia="de-DE"/>
                </w:rPr>
                <w:t>510,22</w:t>
              </w:r>
            </w:ins>
          </w:p>
        </w:tc>
        <w:tc>
          <w:tcPr>
            <w:tcW w:w="1045" w:type="dxa"/>
            <w:tcBorders>
              <w:top w:val="nil"/>
              <w:left w:val="nil"/>
              <w:bottom w:val="nil"/>
              <w:right w:val="nil"/>
            </w:tcBorders>
            <w:shd w:val="clear" w:color="000000" w:fill="FFFFFF"/>
            <w:noWrap/>
            <w:vAlign w:val="center"/>
            <w:hideMark/>
            <w:tcPrChange w:id="459" w:author="praktikum" w:date="2022-04-12T15:17:00Z">
              <w:tcPr>
                <w:tcW w:w="1045" w:type="dxa"/>
                <w:tcBorders>
                  <w:top w:val="nil"/>
                  <w:left w:val="nil"/>
                  <w:bottom w:val="nil"/>
                  <w:right w:val="nil"/>
                </w:tcBorders>
                <w:shd w:val="clear" w:color="000000" w:fill="FFFFFF"/>
                <w:noWrap/>
                <w:vAlign w:val="center"/>
                <w:hideMark/>
              </w:tcPr>
            </w:tcPrChange>
          </w:tcPr>
          <w:p w14:paraId="1CE6E594" w14:textId="77777777" w:rsidR="00DF436C" w:rsidRPr="00DF436C" w:rsidRDefault="00DF436C" w:rsidP="00DF436C">
            <w:pPr>
              <w:spacing w:after="0" w:line="240" w:lineRule="auto"/>
              <w:contextualSpacing w:val="0"/>
              <w:jc w:val="both"/>
              <w:rPr>
                <w:ins w:id="460" w:author="praktikum" w:date="2022-04-12T15:17:00Z"/>
                <w:rFonts w:ascii="Arial" w:eastAsia="Times New Roman" w:hAnsi="Arial" w:cs="Arial"/>
                <w:color w:val="000000"/>
                <w:sz w:val="22"/>
                <w:szCs w:val="22"/>
                <w:lang w:val="de-DE" w:eastAsia="de-DE"/>
              </w:rPr>
            </w:pPr>
            <w:ins w:id="461" w:author="praktikum" w:date="2022-04-12T15:17:00Z">
              <w:r w:rsidRPr="00DF436C">
                <w:rPr>
                  <w:rFonts w:ascii="Arial" w:eastAsia="Times New Roman" w:hAnsi="Arial" w:cs="Arial"/>
                  <w:color w:val="000000"/>
                  <w:sz w:val="22"/>
                  <w:szCs w:val="22"/>
                  <w:lang w:val="de-DE" w:eastAsia="de-DE"/>
                </w:rPr>
                <w:t>±51,57</w:t>
              </w:r>
            </w:ins>
          </w:p>
        </w:tc>
      </w:tr>
      <w:tr w:rsidR="00DF436C" w:rsidRPr="00DF436C" w14:paraId="6C983784" w14:textId="77777777" w:rsidTr="00DF436C">
        <w:trPr>
          <w:trHeight w:val="340"/>
          <w:ins w:id="462" w:author="praktikum" w:date="2022-04-12T15:17:00Z"/>
          <w:trPrChange w:id="463"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464" w:author="praktikum" w:date="2022-04-12T15:17:00Z">
              <w:tcPr>
                <w:tcW w:w="3131" w:type="dxa"/>
                <w:tcBorders>
                  <w:top w:val="nil"/>
                  <w:left w:val="nil"/>
                  <w:bottom w:val="nil"/>
                  <w:right w:val="nil"/>
                </w:tcBorders>
                <w:shd w:val="clear" w:color="auto" w:fill="auto"/>
                <w:noWrap/>
                <w:vAlign w:val="center"/>
                <w:hideMark/>
              </w:tcPr>
            </w:tcPrChange>
          </w:tcPr>
          <w:p w14:paraId="2B3A1B64" w14:textId="77777777" w:rsidR="00DF436C" w:rsidRPr="00DF436C" w:rsidRDefault="00DF436C" w:rsidP="00DF436C">
            <w:pPr>
              <w:spacing w:after="0" w:line="240" w:lineRule="auto"/>
              <w:contextualSpacing w:val="0"/>
              <w:jc w:val="both"/>
              <w:rPr>
                <w:ins w:id="465" w:author="praktikum" w:date="2022-04-12T15:17:00Z"/>
                <w:rFonts w:ascii="Arial" w:eastAsia="Times New Roman" w:hAnsi="Arial" w:cs="Arial"/>
                <w:color w:val="000000"/>
                <w:sz w:val="22"/>
                <w:szCs w:val="22"/>
                <w:lang w:val="de-DE" w:eastAsia="de-DE"/>
              </w:rPr>
            </w:pPr>
            <w:ins w:id="466" w:author="praktikum" w:date="2022-04-12T15:17:00Z">
              <w:r w:rsidRPr="00DF436C">
                <w:rPr>
                  <w:rFonts w:ascii="Arial" w:eastAsia="Times New Roman" w:hAnsi="Arial" w:cs="Arial"/>
                  <w:color w:val="000000"/>
                  <w:sz w:val="22"/>
                  <w:szCs w:val="22"/>
                  <w:lang w:val="de-DE" w:eastAsia="de-DE"/>
                </w:rPr>
                <w:t>RT Random Blocks (</w:t>
              </w:r>
              <w:proofErr w:type="spellStart"/>
              <w:r w:rsidRPr="00DF436C">
                <w:rPr>
                  <w:rFonts w:ascii="Arial" w:eastAsia="Times New Roman" w:hAnsi="Arial" w:cs="Arial"/>
                  <w:color w:val="000000"/>
                  <w:sz w:val="22"/>
                  <w:szCs w:val="22"/>
                  <w:lang w:val="de-DE" w:eastAsia="de-DE"/>
                </w:rPr>
                <w:t>ms</w:t>
              </w:r>
              <w:proofErr w:type="spellEnd"/>
              <w:r w:rsidRPr="00DF436C">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Change w:id="467" w:author="praktikum" w:date="2022-04-12T15:17:00Z">
              <w:tcPr>
                <w:tcW w:w="1046" w:type="dxa"/>
                <w:tcBorders>
                  <w:top w:val="nil"/>
                  <w:left w:val="nil"/>
                  <w:bottom w:val="nil"/>
                  <w:right w:val="nil"/>
                </w:tcBorders>
                <w:shd w:val="clear" w:color="000000" w:fill="FFFFFF"/>
                <w:noWrap/>
                <w:vAlign w:val="center"/>
                <w:hideMark/>
              </w:tcPr>
            </w:tcPrChange>
          </w:tcPr>
          <w:p w14:paraId="6F398F5C" w14:textId="77777777" w:rsidR="00DF436C" w:rsidRPr="00DF436C" w:rsidRDefault="00DF436C" w:rsidP="00DF436C">
            <w:pPr>
              <w:spacing w:after="0" w:line="240" w:lineRule="auto"/>
              <w:contextualSpacing w:val="0"/>
              <w:jc w:val="both"/>
              <w:rPr>
                <w:ins w:id="468" w:author="praktikum" w:date="2022-04-12T15:17:00Z"/>
                <w:rFonts w:ascii="Arial" w:eastAsia="Times New Roman" w:hAnsi="Arial" w:cs="Arial"/>
                <w:color w:val="000000"/>
                <w:sz w:val="22"/>
                <w:szCs w:val="22"/>
                <w:lang w:val="de-DE" w:eastAsia="de-DE"/>
              </w:rPr>
            </w:pPr>
            <w:ins w:id="469" w:author="praktikum" w:date="2022-04-12T15:17:00Z">
              <w:r w:rsidRPr="00DF436C">
                <w:rPr>
                  <w:rFonts w:ascii="Arial" w:eastAsia="Times New Roman" w:hAnsi="Arial" w:cs="Arial"/>
                  <w:color w:val="000000"/>
                  <w:sz w:val="22"/>
                  <w:szCs w:val="22"/>
                  <w:lang w:val="de-DE" w:eastAsia="de-DE"/>
                </w:rPr>
                <w:t>494,82</w:t>
              </w:r>
            </w:ins>
          </w:p>
        </w:tc>
        <w:tc>
          <w:tcPr>
            <w:tcW w:w="1045" w:type="dxa"/>
            <w:tcBorders>
              <w:top w:val="nil"/>
              <w:left w:val="nil"/>
              <w:bottom w:val="nil"/>
              <w:right w:val="nil"/>
            </w:tcBorders>
            <w:shd w:val="clear" w:color="000000" w:fill="FFFFFF"/>
            <w:noWrap/>
            <w:vAlign w:val="center"/>
            <w:hideMark/>
            <w:tcPrChange w:id="470" w:author="praktikum" w:date="2022-04-12T15:17:00Z">
              <w:tcPr>
                <w:tcW w:w="1045" w:type="dxa"/>
                <w:tcBorders>
                  <w:top w:val="nil"/>
                  <w:left w:val="nil"/>
                  <w:bottom w:val="nil"/>
                  <w:right w:val="nil"/>
                </w:tcBorders>
                <w:shd w:val="clear" w:color="000000" w:fill="FFFFFF"/>
                <w:noWrap/>
                <w:vAlign w:val="center"/>
                <w:hideMark/>
              </w:tcPr>
            </w:tcPrChange>
          </w:tcPr>
          <w:p w14:paraId="0E3DB9EE" w14:textId="77777777" w:rsidR="00DF436C" w:rsidRPr="00DF436C" w:rsidRDefault="00DF436C" w:rsidP="00DF436C">
            <w:pPr>
              <w:spacing w:after="0" w:line="240" w:lineRule="auto"/>
              <w:contextualSpacing w:val="0"/>
              <w:jc w:val="both"/>
              <w:rPr>
                <w:ins w:id="471" w:author="praktikum" w:date="2022-04-12T15:17:00Z"/>
                <w:rFonts w:ascii="Arial" w:eastAsia="Times New Roman" w:hAnsi="Arial" w:cs="Arial"/>
                <w:color w:val="000000"/>
                <w:sz w:val="22"/>
                <w:szCs w:val="22"/>
                <w:lang w:val="de-DE" w:eastAsia="de-DE"/>
              </w:rPr>
            </w:pPr>
            <w:ins w:id="472" w:author="praktikum" w:date="2022-04-12T15:17:00Z">
              <w:r w:rsidRPr="00DF436C">
                <w:rPr>
                  <w:rFonts w:ascii="Arial" w:eastAsia="Times New Roman" w:hAnsi="Arial" w:cs="Arial"/>
                  <w:color w:val="000000"/>
                  <w:sz w:val="22"/>
                  <w:szCs w:val="22"/>
                  <w:lang w:val="de-DE" w:eastAsia="de-DE"/>
                </w:rPr>
                <w:t>±48,7</w:t>
              </w:r>
            </w:ins>
          </w:p>
        </w:tc>
        <w:tc>
          <w:tcPr>
            <w:tcW w:w="1047" w:type="dxa"/>
            <w:tcBorders>
              <w:top w:val="nil"/>
              <w:left w:val="nil"/>
              <w:bottom w:val="nil"/>
              <w:right w:val="nil"/>
            </w:tcBorders>
            <w:shd w:val="clear" w:color="000000" w:fill="FFFFFF"/>
            <w:noWrap/>
            <w:vAlign w:val="center"/>
            <w:hideMark/>
            <w:tcPrChange w:id="473" w:author="praktikum" w:date="2022-04-12T15:17:00Z">
              <w:tcPr>
                <w:tcW w:w="1047" w:type="dxa"/>
                <w:tcBorders>
                  <w:top w:val="nil"/>
                  <w:left w:val="nil"/>
                  <w:bottom w:val="nil"/>
                  <w:right w:val="nil"/>
                </w:tcBorders>
                <w:shd w:val="clear" w:color="000000" w:fill="FFFFFF"/>
                <w:noWrap/>
                <w:vAlign w:val="center"/>
                <w:hideMark/>
              </w:tcPr>
            </w:tcPrChange>
          </w:tcPr>
          <w:p w14:paraId="71129C86" w14:textId="77777777" w:rsidR="00DF436C" w:rsidRPr="00DF436C" w:rsidRDefault="00DF436C" w:rsidP="00DF436C">
            <w:pPr>
              <w:spacing w:after="0" w:line="240" w:lineRule="auto"/>
              <w:contextualSpacing w:val="0"/>
              <w:jc w:val="both"/>
              <w:rPr>
                <w:ins w:id="474" w:author="praktikum" w:date="2022-04-12T15:17:00Z"/>
                <w:rFonts w:ascii="Arial" w:eastAsia="Times New Roman" w:hAnsi="Arial" w:cs="Arial"/>
                <w:color w:val="000000"/>
                <w:sz w:val="22"/>
                <w:szCs w:val="22"/>
                <w:lang w:val="de-DE" w:eastAsia="de-DE"/>
              </w:rPr>
            </w:pPr>
            <w:ins w:id="475" w:author="praktikum" w:date="2022-04-12T15:17:00Z">
              <w:r w:rsidRPr="00DF436C">
                <w:rPr>
                  <w:rFonts w:ascii="Arial" w:eastAsia="Times New Roman" w:hAnsi="Arial" w:cs="Arial"/>
                  <w:color w:val="000000"/>
                  <w:sz w:val="22"/>
                  <w:szCs w:val="22"/>
                  <w:lang w:val="de-DE" w:eastAsia="de-DE"/>
                </w:rPr>
                <w:t>525,27</w:t>
              </w:r>
            </w:ins>
          </w:p>
        </w:tc>
        <w:tc>
          <w:tcPr>
            <w:tcW w:w="1045" w:type="dxa"/>
            <w:tcBorders>
              <w:top w:val="nil"/>
              <w:left w:val="nil"/>
              <w:bottom w:val="nil"/>
              <w:right w:val="nil"/>
            </w:tcBorders>
            <w:shd w:val="clear" w:color="000000" w:fill="FFFFFF"/>
            <w:noWrap/>
            <w:vAlign w:val="center"/>
            <w:hideMark/>
            <w:tcPrChange w:id="476" w:author="praktikum" w:date="2022-04-12T15:17:00Z">
              <w:tcPr>
                <w:tcW w:w="1045" w:type="dxa"/>
                <w:tcBorders>
                  <w:top w:val="nil"/>
                  <w:left w:val="nil"/>
                  <w:bottom w:val="nil"/>
                  <w:right w:val="nil"/>
                </w:tcBorders>
                <w:shd w:val="clear" w:color="000000" w:fill="FFFFFF"/>
                <w:noWrap/>
                <w:vAlign w:val="center"/>
                <w:hideMark/>
              </w:tcPr>
            </w:tcPrChange>
          </w:tcPr>
          <w:p w14:paraId="720BC24E" w14:textId="77777777" w:rsidR="00DF436C" w:rsidRPr="00DF436C" w:rsidRDefault="00DF436C" w:rsidP="00DF436C">
            <w:pPr>
              <w:spacing w:after="0" w:line="240" w:lineRule="auto"/>
              <w:contextualSpacing w:val="0"/>
              <w:jc w:val="both"/>
              <w:rPr>
                <w:ins w:id="477" w:author="praktikum" w:date="2022-04-12T15:17:00Z"/>
                <w:rFonts w:ascii="Arial" w:eastAsia="Times New Roman" w:hAnsi="Arial" w:cs="Arial"/>
                <w:color w:val="000000"/>
                <w:sz w:val="22"/>
                <w:szCs w:val="22"/>
                <w:lang w:val="de-DE" w:eastAsia="de-DE"/>
              </w:rPr>
            </w:pPr>
            <w:ins w:id="478" w:author="praktikum" w:date="2022-04-12T15:17:00Z">
              <w:r w:rsidRPr="00DF436C">
                <w:rPr>
                  <w:rFonts w:ascii="Arial" w:eastAsia="Times New Roman" w:hAnsi="Arial" w:cs="Arial"/>
                  <w:color w:val="000000"/>
                  <w:sz w:val="22"/>
                  <w:szCs w:val="22"/>
                  <w:lang w:val="de-DE" w:eastAsia="de-DE"/>
                </w:rPr>
                <w:t>±52,56</w:t>
              </w:r>
            </w:ins>
          </w:p>
        </w:tc>
        <w:tc>
          <w:tcPr>
            <w:tcW w:w="1047" w:type="dxa"/>
            <w:tcBorders>
              <w:top w:val="nil"/>
              <w:left w:val="nil"/>
              <w:bottom w:val="nil"/>
              <w:right w:val="nil"/>
            </w:tcBorders>
            <w:shd w:val="clear" w:color="000000" w:fill="FFFFFF"/>
            <w:noWrap/>
            <w:vAlign w:val="center"/>
            <w:hideMark/>
            <w:tcPrChange w:id="479" w:author="praktikum" w:date="2022-04-12T15:17:00Z">
              <w:tcPr>
                <w:tcW w:w="1047" w:type="dxa"/>
                <w:tcBorders>
                  <w:top w:val="nil"/>
                  <w:left w:val="nil"/>
                  <w:bottom w:val="nil"/>
                  <w:right w:val="nil"/>
                </w:tcBorders>
                <w:shd w:val="clear" w:color="000000" w:fill="FFFFFF"/>
                <w:noWrap/>
                <w:vAlign w:val="center"/>
                <w:hideMark/>
              </w:tcPr>
            </w:tcPrChange>
          </w:tcPr>
          <w:p w14:paraId="482A0D77" w14:textId="77777777" w:rsidR="00DF436C" w:rsidRPr="00DF436C" w:rsidRDefault="00DF436C" w:rsidP="00DF436C">
            <w:pPr>
              <w:spacing w:after="0" w:line="240" w:lineRule="auto"/>
              <w:contextualSpacing w:val="0"/>
              <w:jc w:val="both"/>
              <w:rPr>
                <w:ins w:id="480" w:author="praktikum" w:date="2022-04-12T15:17:00Z"/>
                <w:rFonts w:ascii="Arial" w:eastAsia="Times New Roman" w:hAnsi="Arial" w:cs="Arial"/>
                <w:color w:val="000000"/>
                <w:sz w:val="22"/>
                <w:szCs w:val="22"/>
                <w:lang w:val="de-DE" w:eastAsia="de-DE"/>
              </w:rPr>
            </w:pPr>
            <w:ins w:id="481" w:author="praktikum" w:date="2022-04-12T15:17:00Z">
              <w:r w:rsidRPr="00DF436C">
                <w:rPr>
                  <w:rFonts w:ascii="Arial" w:eastAsia="Times New Roman" w:hAnsi="Arial" w:cs="Arial"/>
                  <w:color w:val="000000"/>
                  <w:sz w:val="22"/>
                  <w:szCs w:val="22"/>
                  <w:lang w:val="de-DE" w:eastAsia="de-DE"/>
                </w:rPr>
                <w:t>513,99</w:t>
              </w:r>
            </w:ins>
          </w:p>
        </w:tc>
        <w:tc>
          <w:tcPr>
            <w:tcW w:w="1045" w:type="dxa"/>
            <w:tcBorders>
              <w:top w:val="nil"/>
              <w:left w:val="nil"/>
              <w:bottom w:val="nil"/>
              <w:right w:val="nil"/>
            </w:tcBorders>
            <w:shd w:val="clear" w:color="000000" w:fill="FFFFFF"/>
            <w:noWrap/>
            <w:vAlign w:val="center"/>
            <w:hideMark/>
            <w:tcPrChange w:id="482" w:author="praktikum" w:date="2022-04-12T15:17:00Z">
              <w:tcPr>
                <w:tcW w:w="1045" w:type="dxa"/>
                <w:tcBorders>
                  <w:top w:val="nil"/>
                  <w:left w:val="nil"/>
                  <w:bottom w:val="nil"/>
                  <w:right w:val="nil"/>
                </w:tcBorders>
                <w:shd w:val="clear" w:color="000000" w:fill="FFFFFF"/>
                <w:noWrap/>
                <w:vAlign w:val="center"/>
                <w:hideMark/>
              </w:tcPr>
            </w:tcPrChange>
          </w:tcPr>
          <w:p w14:paraId="10537410" w14:textId="77777777" w:rsidR="00DF436C" w:rsidRPr="00DF436C" w:rsidRDefault="00DF436C" w:rsidP="00DF436C">
            <w:pPr>
              <w:spacing w:after="0" w:line="240" w:lineRule="auto"/>
              <w:contextualSpacing w:val="0"/>
              <w:jc w:val="both"/>
              <w:rPr>
                <w:ins w:id="483" w:author="praktikum" w:date="2022-04-12T15:17:00Z"/>
                <w:rFonts w:ascii="Arial" w:eastAsia="Times New Roman" w:hAnsi="Arial" w:cs="Arial"/>
                <w:color w:val="000000"/>
                <w:sz w:val="22"/>
                <w:szCs w:val="22"/>
                <w:lang w:val="de-DE" w:eastAsia="de-DE"/>
              </w:rPr>
            </w:pPr>
            <w:ins w:id="484" w:author="praktikum" w:date="2022-04-12T15:17:00Z">
              <w:r w:rsidRPr="00DF436C">
                <w:rPr>
                  <w:rFonts w:ascii="Arial" w:eastAsia="Times New Roman" w:hAnsi="Arial" w:cs="Arial"/>
                  <w:color w:val="000000"/>
                  <w:sz w:val="22"/>
                  <w:szCs w:val="22"/>
                  <w:lang w:val="de-DE" w:eastAsia="de-DE"/>
                </w:rPr>
                <w:t>±49,71</w:t>
              </w:r>
            </w:ins>
          </w:p>
        </w:tc>
      </w:tr>
      <w:tr w:rsidR="00DF436C" w:rsidRPr="00DF436C" w14:paraId="71064A4D" w14:textId="77777777" w:rsidTr="00DF436C">
        <w:trPr>
          <w:trHeight w:val="340"/>
          <w:ins w:id="485" w:author="praktikum" w:date="2022-04-12T15:17:00Z"/>
          <w:trPrChange w:id="486" w:author="praktikum" w:date="2022-04-12T15:17:00Z">
            <w:trPr>
              <w:trHeight w:val="315"/>
            </w:trPr>
          </w:trPrChange>
        </w:trPr>
        <w:tc>
          <w:tcPr>
            <w:tcW w:w="3131" w:type="dxa"/>
            <w:tcBorders>
              <w:top w:val="nil"/>
              <w:left w:val="nil"/>
              <w:bottom w:val="nil"/>
              <w:right w:val="nil"/>
            </w:tcBorders>
            <w:shd w:val="clear" w:color="auto" w:fill="auto"/>
            <w:noWrap/>
            <w:vAlign w:val="center"/>
            <w:hideMark/>
            <w:tcPrChange w:id="487" w:author="praktikum" w:date="2022-04-12T15:17:00Z">
              <w:tcPr>
                <w:tcW w:w="3131" w:type="dxa"/>
                <w:tcBorders>
                  <w:top w:val="nil"/>
                  <w:left w:val="nil"/>
                  <w:bottom w:val="nil"/>
                  <w:right w:val="nil"/>
                </w:tcBorders>
                <w:shd w:val="clear" w:color="auto" w:fill="auto"/>
                <w:noWrap/>
                <w:vAlign w:val="center"/>
                <w:hideMark/>
              </w:tcPr>
            </w:tcPrChange>
          </w:tcPr>
          <w:p w14:paraId="2696BB84" w14:textId="77777777" w:rsidR="00DF436C" w:rsidRPr="00DF436C" w:rsidRDefault="00DF436C" w:rsidP="00DF436C">
            <w:pPr>
              <w:spacing w:after="0" w:line="240" w:lineRule="auto"/>
              <w:contextualSpacing w:val="0"/>
              <w:rPr>
                <w:ins w:id="488" w:author="praktikum" w:date="2022-04-12T15:17:00Z"/>
                <w:rFonts w:ascii="Arial" w:eastAsia="Times New Roman" w:hAnsi="Arial" w:cs="Arial"/>
                <w:b/>
                <w:bCs/>
                <w:color w:val="000000"/>
                <w:sz w:val="22"/>
                <w:szCs w:val="22"/>
                <w:lang w:val="de-DE" w:eastAsia="de-DE"/>
              </w:rPr>
            </w:pPr>
            <w:proofErr w:type="spellStart"/>
            <w:ins w:id="489" w:author="praktikum" w:date="2022-04-12T15:17:00Z">
              <w:r w:rsidRPr="00DF436C">
                <w:rPr>
                  <w:rFonts w:ascii="Arial" w:eastAsia="Times New Roman" w:hAnsi="Arial" w:cs="Arial"/>
                  <w:b/>
                  <w:bCs/>
                  <w:color w:val="000000"/>
                  <w:sz w:val="22"/>
                  <w:szCs w:val="22"/>
                  <w:lang w:val="de-DE" w:eastAsia="de-DE"/>
                </w:rPr>
                <w:t>Subjective</w:t>
              </w:r>
              <w:proofErr w:type="spellEnd"/>
              <w:r w:rsidRPr="00DF436C">
                <w:rPr>
                  <w:rFonts w:ascii="Arial" w:eastAsia="Times New Roman" w:hAnsi="Arial" w:cs="Arial"/>
                  <w:b/>
                  <w:bCs/>
                  <w:color w:val="000000"/>
                  <w:sz w:val="22"/>
                  <w:szCs w:val="22"/>
                  <w:lang w:val="de-DE" w:eastAsia="de-DE"/>
                </w:rPr>
                <w:t xml:space="preserve"> Ratings</w:t>
              </w:r>
            </w:ins>
          </w:p>
        </w:tc>
        <w:tc>
          <w:tcPr>
            <w:tcW w:w="1046" w:type="dxa"/>
            <w:tcBorders>
              <w:top w:val="single" w:sz="8" w:space="0" w:color="auto"/>
              <w:left w:val="nil"/>
              <w:bottom w:val="nil"/>
              <w:right w:val="nil"/>
            </w:tcBorders>
            <w:shd w:val="clear" w:color="auto" w:fill="auto"/>
            <w:noWrap/>
            <w:vAlign w:val="center"/>
            <w:hideMark/>
            <w:tcPrChange w:id="490" w:author="praktikum" w:date="2022-04-12T15:17:00Z">
              <w:tcPr>
                <w:tcW w:w="1046" w:type="dxa"/>
                <w:tcBorders>
                  <w:top w:val="single" w:sz="8" w:space="0" w:color="auto"/>
                  <w:left w:val="nil"/>
                  <w:bottom w:val="nil"/>
                  <w:right w:val="nil"/>
                </w:tcBorders>
                <w:shd w:val="clear" w:color="auto" w:fill="auto"/>
                <w:noWrap/>
                <w:vAlign w:val="center"/>
                <w:hideMark/>
              </w:tcPr>
            </w:tcPrChange>
          </w:tcPr>
          <w:p w14:paraId="7FA47477" w14:textId="77777777" w:rsidR="00DF436C" w:rsidRPr="00DF436C" w:rsidRDefault="00DF436C" w:rsidP="00DF436C">
            <w:pPr>
              <w:spacing w:after="0" w:line="240" w:lineRule="auto"/>
              <w:contextualSpacing w:val="0"/>
              <w:rPr>
                <w:ins w:id="491" w:author="praktikum" w:date="2022-04-12T15:17:00Z"/>
                <w:rFonts w:eastAsia="Times New Roman"/>
                <w:color w:val="000000"/>
                <w:lang w:val="de-DE" w:eastAsia="de-DE"/>
              </w:rPr>
            </w:pPr>
            <w:ins w:id="492" w:author="praktikum" w:date="2022-04-12T15:17:00Z">
              <w:r w:rsidRPr="00DF436C">
                <w:rPr>
                  <w:rFonts w:eastAsia="Times New Roman"/>
                  <w:color w:val="000000"/>
                  <w:lang w:val="de-DE" w:eastAsia="de-DE"/>
                </w:rPr>
                <w:t> </w:t>
              </w:r>
            </w:ins>
          </w:p>
        </w:tc>
        <w:tc>
          <w:tcPr>
            <w:tcW w:w="2092" w:type="dxa"/>
            <w:gridSpan w:val="2"/>
            <w:tcBorders>
              <w:top w:val="single" w:sz="8" w:space="0" w:color="auto"/>
              <w:left w:val="nil"/>
              <w:bottom w:val="nil"/>
              <w:right w:val="nil"/>
            </w:tcBorders>
            <w:shd w:val="clear" w:color="auto" w:fill="auto"/>
            <w:noWrap/>
            <w:vAlign w:val="center"/>
            <w:hideMark/>
            <w:tcPrChange w:id="493" w:author="praktikum" w:date="2022-04-12T15:17:00Z">
              <w:tcPr>
                <w:tcW w:w="2092" w:type="dxa"/>
                <w:gridSpan w:val="2"/>
                <w:tcBorders>
                  <w:top w:val="single" w:sz="8" w:space="0" w:color="auto"/>
                  <w:left w:val="nil"/>
                  <w:bottom w:val="nil"/>
                  <w:right w:val="nil"/>
                </w:tcBorders>
                <w:shd w:val="clear" w:color="auto" w:fill="auto"/>
                <w:noWrap/>
                <w:vAlign w:val="center"/>
                <w:hideMark/>
              </w:tcPr>
            </w:tcPrChange>
          </w:tcPr>
          <w:p w14:paraId="6314FE4D" w14:textId="77777777" w:rsidR="00DF436C" w:rsidRPr="00DF436C" w:rsidRDefault="00DF436C" w:rsidP="00DF436C">
            <w:pPr>
              <w:spacing w:after="0" w:line="240" w:lineRule="auto"/>
              <w:contextualSpacing w:val="0"/>
              <w:rPr>
                <w:ins w:id="494" w:author="praktikum" w:date="2022-04-12T15:17:00Z"/>
                <w:rFonts w:eastAsia="Times New Roman"/>
                <w:color w:val="000000"/>
                <w:lang w:val="de-DE" w:eastAsia="de-DE"/>
              </w:rPr>
            </w:pPr>
            <w:ins w:id="495" w:author="praktikum" w:date="2022-04-12T15:17:00Z">
              <w:r w:rsidRPr="00DF436C">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496" w:author="praktikum" w:date="2022-04-12T15:17:00Z">
              <w:tcPr>
                <w:tcW w:w="1045" w:type="dxa"/>
                <w:tcBorders>
                  <w:top w:val="single" w:sz="8" w:space="0" w:color="auto"/>
                  <w:left w:val="nil"/>
                  <w:bottom w:val="nil"/>
                  <w:right w:val="nil"/>
                </w:tcBorders>
                <w:shd w:val="clear" w:color="auto" w:fill="auto"/>
                <w:noWrap/>
                <w:vAlign w:val="center"/>
                <w:hideMark/>
              </w:tcPr>
            </w:tcPrChange>
          </w:tcPr>
          <w:p w14:paraId="376CC097" w14:textId="77777777" w:rsidR="00DF436C" w:rsidRPr="00DF436C" w:rsidRDefault="00DF436C" w:rsidP="00DF436C">
            <w:pPr>
              <w:spacing w:after="0" w:line="240" w:lineRule="auto"/>
              <w:contextualSpacing w:val="0"/>
              <w:rPr>
                <w:ins w:id="497" w:author="praktikum" w:date="2022-04-12T15:17:00Z"/>
                <w:rFonts w:eastAsia="Times New Roman"/>
                <w:color w:val="000000"/>
                <w:lang w:val="de-DE" w:eastAsia="de-DE"/>
              </w:rPr>
            </w:pPr>
            <w:ins w:id="498" w:author="praktikum" w:date="2022-04-12T15:17:00Z">
              <w:r w:rsidRPr="00DF436C">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499" w:author="praktikum" w:date="2022-04-12T15:17:00Z">
              <w:tcPr>
                <w:tcW w:w="1047" w:type="dxa"/>
                <w:tcBorders>
                  <w:top w:val="single" w:sz="8" w:space="0" w:color="auto"/>
                  <w:left w:val="nil"/>
                  <w:bottom w:val="nil"/>
                  <w:right w:val="nil"/>
                </w:tcBorders>
                <w:shd w:val="clear" w:color="auto" w:fill="auto"/>
                <w:noWrap/>
                <w:vAlign w:val="center"/>
                <w:hideMark/>
              </w:tcPr>
            </w:tcPrChange>
          </w:tcPr>
          <w:p w14:paraId="62253AEB" w14:textId="77777777" w:rsidR="00DF436C" w:rsidRPr="00DF436C" w:rsidRDefault="00DF436C" w:rsidP="00DF436C">
            <w:pPr>
              <w:spacing w:after="0" w:line="240" w:lineRule="auto"/>
              <w:contextualSpacing w:val="0"/>
              <w:rPr>
                <w:ins w:id="500" w:author="praktikum" w:date="2022-04-12T15:17:00Z"/>
                <w:rFonts w:eastAsia="Times New Roman"/>
                <w:color w:val="000000"/>
                <w:lang w:val="de-DE" w:eastAsia="de-DE"/>
              </w:rPr>
            </w:pPr>
            <w:ins w:id="501" w:author="praktikum" w:date="2022-04-12T15:17:00Z">
              <w:r w:rsidRPr="00DF436C">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502" w:author="praktikum" w:date="2022-04-12T15:17:00Z">
              <w:tcPr>
                <w:tcW w:w="1045" w:type="dxa"/>
                <w:tcBorders>
                  <w:top w:val="single" w:sz="8" w:space="0" w:color="auto"/>
                  <w:left w:val="nil"/>
                  <w:bottom w:val="nil"/>
                  <w:right w:val="nil"/>
                </w:tcBorders>
                <w:shd w:val="clear" w:color="auto" w:fill="auto"/>
                <w:noWrap/>
                <w:vAlign w:val="center"/>
                <w:hideMark/>
              </w:tcPr>
            </w:tcPrChange>
          </w:tcPr>
          <w:p w14:paraId="49522FF3" w14:textId="77777777" w:rsidR="00DF436C" w:rsidRPr="00DF436C" w:rsidRDefault="00DF436C" w:rsidP="00DF436C">
            <w:pPr>
              <w:spacing w:after="0" w:line="240" w:lineRule="auto"/>
              <w:contextualSpacing w:val="0"/>
              <w:rPr>
                <w:ins w:id="503" w:author="praktikum" w:date="2022-04-12T15:17:00Z"/>
                <w:rFonts w:eastAsia="Times New Roman"/>
                <w:color w:val="000000"/>
                <w:lang w:val="de-DE" w:eastAsia="de-DE"/>
              </w:rPr>
            </w:pPr>
            <w:ins w:id="504" w:author="praktikum" w:date="2022-04-12T15:17:00Z">
              <w:r w:rsidRPr="00DF436C">
                <w:rPr>
                  <w:rFonts w:eastAsia="Times New Roman"/>
                  <w:color w:val="000000"/>
                  <w:lang w:val="de-DE" w:eastAsia="de-DE"/>
                </w:rPr>
                <w:t> </w:t>
              </w:r>
            </w:ins>
          </w:p>
        </w:tc>
      </w:tr>
      <w:tr w:rsidR="00DF436C" w:rsidRPr="00DF436C" w14:paraId="65136849" w14:textId="77777777" w:rsidTr="00DF436C">
        <w:trPr>
          <w:trHeight w:val="340"/>
          <w:ins w:id="505" w:author="praktikum" w:date="2022-04-12T15:17:00Z"/>
          <w:trPrChange w:id="506"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507" w:author="praktikum" w:date="2022-04-12T15:17:00Z">
              <w:tcPr>
                <w:tcW w:w="3131" w:type="dxa"/>
                <w:tcBorders>
                  <w:top w:val="nil"/>
                  <w:left w:val="nil"/>
                  <w:bottom w:val="nil"/>
                  <w:right w:val="nil"/>
                </w:tcBorders>
                <w:shd w:val="clear" w:color="auto" w:fill="auto"/>
                <w:noWrap/>
                <w:vAlign w:val="center"/>
                <w:hideMark/>
              </w:tcPr>
            </w:tcPrChange>
          </w:tcPr>
          <w:p w14:paraId="195D61B0" w14:textId="77777777" w:rsidR="00DF436C" w:rsidRPr="00DF436C" w:rsidRDefault="00DF436C" w:rsidP="00DF436C">
            <w:pPr>
              <w:spacing w:after="0" w:line="240" w:lineRule="auto"/>
              <w:contextualSpacing w:val="0"/>
              <w:jc w:val="both"/>
              <w:rPr>
                <w:ins w:id="508" w:author="praktikum" w:date="2022-04-12T15:17:00Z"/>
                <w:rFonts w:ascii="Arial" w:eastAsia="Times New Roman" w:hAnsi="Arial" w:cs="Arial"/>
                <w:color w:val="000000"/>
                <w:sz w:val="22"/>
                <w:szCs w:val="22"/>
                <w:lang w:val="de-DE" w:eastAsia="de-DE"/>
              </w:rPr>
            </w:pPr>
            <w:proofErr w:type="spellStart"/>
            <w:ins w:id="509" w:author="praktikum" w:date="2022-04-12T15:17:00Z">
              <w:r w:rsidRPr="00DF436C">
                <w:rPr>
                  <w:rFonts w:ascii="Arial" w:eastAsia="Times New Roman" w:hAnsi="Arial" w:cs="Arial"/>
                  <w:color w:val="000000"/>
                  <w:sz w:val="22"/>
                  <w:szCs w:val="22"/>
                  <w:lang w:val="de-DE" w:eastAsia="de-DE"/>
                </w:rPr>
                <w:t>Alertness</w:t>
              </w:r>
              <w:proofErr w:type="spellEnd"/>
              <w:r w:rsidRPr="00DF436C">
                <w:rPr>
                  <w:rFonts w:ascii="Arial" w:eastAsia="Times New Roman" w:hAnsi="Arial" w:cs="Arial"/>
                  <w:color w:val="000000"/>
                  <w:sz w:val="22"/>
                  <w:szCs w:val="22"/>
                  <w:lang w:val="de-DE" w:eastAsia="de-DE"/>
                </w:rPr>
                <w:t xml:space="preserve"> T1</w:t>
              </w:r>
            </w:ins>
          </w:p>
        </w:tc>
        <w:tc>
          <w:tcPr>
            <w:tcW w:w="1046" w:type="dxa"/>
            <w:tcBorders>
              <w:top w:val="nil"/>
              <w:left w:val="nil"/>
              <w:bottom w:val="nil"/>
              <w:right w:val="nil"/>
            </w:tcBorders>
            <w:shd w:val="clear" w:color="000000" w:fill="FFFFFF"/>
            <w:noWrap/>
            <w:vAlign w:val="center"/>
            <w:hideMark/>
            <w:tcPrChange w:id="510" w:author="praktikum" w:date="2022-04-12T15:17:00Z">
              <w:tcPr>
                <w:tcW w:w="1046" w:type="dxa"/>
                <w:tcBorders>
                  <w:top w:val="nil"/>
                  <w:left w:val="nil"/>
                  <w:bottom w:val="nil"/>
                  <w:right w:val="nil"/>
                </w:tcBorders>
                <w:shd w:val="clear" w:color="000000" w:fill="FFFFFF"/>
                <w:noWrap/>
                <w:vAlign w:val="center"/>
                <w:hideMark/>
              </w:tcPr>
            </w:tcPrChange>
          </w:tcPr>
          <w:p w14:paraId="2E795E34" w14:textId="77777777" w:rsidR="00DF436C" w:rsidRPr="00DF436C" w:rsidRDefault="00DF436C" w:rsidP="00DF436C">
            <w:pPr>
              <w:spacing w:after="0" w:line="240" w:lineRule="auto"/>
              <w:contextualSpacing w:val="0"/>
              <w:jc w:val="both"/>
              <w:rPr>
                <w:ins w:id="511" w:author="praktikum" w:date="2022-04-12T15:17:00Z"/>
                <w:rFonts w:ascii="Arial" w:eastAsia="Times New Roman" w:hAnsi="Arial" w:cs="Arial"/>
                <w:color w:val="000000"/>
                <w:sz w:val="22"/>
                <w:szCs w:val="22"/>
                <w:lang w:val="de-DE" w:eastAsia="de-DE"/>
              </w:rPr>
            </w:pPr>
            <w:ins w:id="512" w:author="praktikum" w:date="2022-04-12T15:17:00Z">
              <w:r w:rsidRPr="00DF436C">
                <w:rPr>
                  <w:rFonts w:ascii="Arial" w:eastAsia="Times New Roman" w:hAnsi="Arial" w:cs="Arial"/>
                  <w:color w:val="000000"/>
                  <w:sz w:val="22"/>
                  <w:szCs w:val="22"/>
                  <w:lang w:val="de-DE" w:eastAsia="de-DE"/>
                </w:rPr>
                <w:t>2,92</w:t>
              </w:r>
            </w:ins>
          </w:p>
        </w:tc>
        <w:tc>
          <w:tcPr>
            <w:tcW w:w="1045" w:type="dxa"/>
            <w:tcBorders>
              <w:top w:val="nil"/>
              <w:left w:val="nil"/>
              <w:bottom w:val="nil"/>
              <w:right w:val="nil"/>
            </w:tcBorders>
            <w:shd w:val="clear" w:color="000000" w:fill="FFFFFF"/>
            <w:noWrap/>
            <w:vAlign w:val="center"/>
            <w:hideMark/>
            <w:tcPrChange w:id="513" w:author="praktikum" w:date="2022-04-12T15:17:00Z">
              <w:tcPr>
                <w:tcW w:w="1045" w:type="dxa"/>
                <w:tcBorders>
                  <w:top w:val="nil"/>
                  <w:left w:val="nil"/>
                  <w:bottom w:val="nil"/>
                  <w:right w:val="nil"/>
                </w:tcBorders>
                <w:shd w:val="clear" w:color="000000" w:fill="FFFFFF"/>
                <w:noWrap/>
                <w:vAlign w:val="center"/>
                <w:hideMark/>
              </w:tcPr>
            </w:tcPrChange>
          </w:tcPr>
          <w:p w14:paraId="011FAC63" w14:textId="77777777" w:rsidR="00DF436C" w:rsidRPr="00DF436C" w:rsidRDefault="00DF436C" w:rsidP="00DF436C">
            <w:pPr>
              <w:spacing w:after="0" w:line="240" w:lineRule="auto"/>
              <w:contextualSpacing w:val="0"/>
              <w:jc w:val="both"/>
              <w:rPr>
                <w:ins w:id="514" w:author="praktikum" w:date="2022-04-12T15:17:00Z"/>
                <w:rFonts w:ascii="Arial" w:eastAsia="Times New Roman" w:hAnsi="Arial" w:cs="Arial"/>
                <w:color w:val="000000"/>
                <w:sz w:val="22"/>
                <w:szCs w:val="22"/>
                <w:lang w:val="de-DE" w:eastAsia="de-DE"/>
              </w:rPr>
            </w:pPr>
            <w:ins w:id="515" w:author="praktikum" w:date="2022-04-12T15:17:00Z">
              <w:r w:rsidRPr="00DF436C">
                <w:rPr>
                  <w:rFonts w:ascii="Arial" w:eastAsia="Times New Roman" w:hAnsi="Arial" w:cs="Arial"/>
                  <w:color w:val="000000"/>
                  <w:sz w:val="22"/>
                  <w:szCs w:val="22"/>
                  <w:lang w:val="de-DE" w:eastAsia="de-DE"/>
                </w:rPr>
                <w:t>±0,65</w:t>
              </w:r>
            </w:ins>
          </w:p>
        </w:tc>
        <w:tc>
          <w:tcPr>
            <w:tcW w:w="1047" w:type="dxa"/>
            <w:tcBorders>
              <w:top w:val="nil"/>
              <w:left w:val="nil"/>
              <w:bottom w:val="nil"/>
              <w:right w:val="nil"/>
            </w:tcBorders>
            <w:shd w:val="clear" w:color="000000" w:fill="FFFFFF"/>
            <w:noWrap/>
            <w:vAlign w:val="center"/>
            <w:hideMark/>
            <w:tcPrChange w:id="516" w:author="praktikum" w:date="2022-04-12T15:17:00Z">
              <w:tcPr>
                <w:tcW w:w="1047" w:type="dxa"/>
                <w:tcBorders>
                  <w:top w:val="nil"/>
                  <w:left w:val="nil"/>
                  <w:bottom w:val="nil"/>
                  <w:right w:val="nil"/>
                </w:tcBorders>
                <w:shd w:val="clear" w:color="000000" w:fill="FFFFFF"/>
                <w:noWrap/>
                <w:vAlign w:val="center"/>
                <w:hideMark/>
              </w:tcPr>
            </w:tcPrChange>
          </w:tcPr>
          <w:p w14:paraId="37250DFC" w14:textId="77777777" w:rsidR="00DF436C" w:rsidRPr="00DF436C" w:rsidRDefault="00DF436C" w:rsidP="00DF436C">
            <w:pPr>
              <w:spacing w:after="0" w:line="240" w:lineRule="auto"/>
              <w:contextualSpacing w:val="0"/>
              <w:jc w:val="both"/>
              <w:rPr>
                <w:ins w:id="517" w:author="praktikum" w:date="2022-04-12T15:17:00Z"/>
                <w:rFonts w:ascii="Arial" w:eastAsia="Times New Roman" w:hAnsi="Arial" w:cs="Arial"/>
                <w:color w:val="000000"/>
                <w:sz w:val="22"/>
                <w:szCs w:val="22"/>
                <w:lang w:val="de-DE" w:eastAsia="de-DE"/>
              </w:rPr>
            </w:pPr>
            <w:ins w:id="518" w:author="praktikum" w:date="2022-04-12T15:17:00Z">
              <w:r w:rsidRPr="00DF436C">
                <w:rPr>
                  <w:rFonts w:ascii="Arial" w:eastAsia="Times New Roman" w:hAnsi="Arial" w:cs="Arial"/>
                  <w:color w:val="000000"/>
                  <w:sz w:val="22"/>
                  <w:szCs w:val="22"/>
                  <w:lang w:val="de-DE" w:eastAsia="de-DE"/>
                </w:rPr>
                <w:t>2,94</w:t>
              </w:r>
            </w:ins>
          </w:p>
        </w:tc>
        <w:tc>
          <w:tcPr>
            <w:tcW w:w="1045" w:type="dxa"/>
            <w:tcBorders>
              <w:top w:val="nil"/>
              <w:left w:val="nil"/>
              <w:bottom w:val="nil"/>
              <w:right w:val="nil"/>
            </w:tcBorders>
            <w:shd w:val="clear" w:color="000000" w:fill="FFFFFF"/>
            <w:noWrap/>
            <w:vAlign w:val="center"/>
            <w:hideMark/>
            <w:tcPrChange w:id="519" w:author="praktikum" w:date="2022-04-12T15:17:00Z">
              <w:tcPr>
                <w:tcW w:w="1045" w:type="dxa"/>
                <w:tcBorders>
                  <w:top w:val="nil"/>
                  <w:left w:val="nil"/>
                  <w:bottom w:val="nil"/>
                  <w:right w:val="nil"/>
                </w:tcBorders>
                <w:shd w:val="clear" w:color="000000" w:fill="FFFFFF"/>
                <w:noWrap/>
                <w:vAlign w:val="center"/>
                <w:hideMark/>
              </w:tcPr>
            </w:tcPrChange>
          </w:tcPr>
          <w:p w14:paraId="239642FC" w14:textId="77777777" w:rsidR="00DF436C" w:rsidRPr="00DF436C" w:rsidRDefault="00DF436C" w:rsidP="00DF436C">
            <w:pPr>
              <w:spacing w:after="0" w:line="240" w:lineRule="auto"/>
              <w:contextualSpacing w:val="0"/>
              <w:jc w:val="both"/>
              <w:rPr>
                <w:ins w:id="520" w:author="praktikum" w:date="2022-04-12T15:17:00Z"/>
                <w:rFonts w:ascii="Arial" w:eastAsia="Times New Roman" w:hAnsi="Arial" w:cs="Arial"/>
                <w:color w:val="000000"/>
                <w:sz w:val="22"/>
                <w:szCs w:val="22"/>
                <w:lang w:val="de-DE" w:eastAsia="de-DE"/>
              </w:rPr>
            </w:pPr>
            <w:ins w:id="521" w:author="praktikum" w:date="2022-04-12T15:17:00Z">
              <w:r w:rsidRPr="00DF436C">
                <w:rPr>
                  <w:rFonts w:ascii="Arial" w:eastAsia="Times New Roman" w:hAnsi="Arial" w:cs="Arial"/>
                  <w:color w:val="000000"/>
                  <w:sz w:val="22"/>
                  <w:szCs w:val="22"/>
                  <w:lang w:val="de-DE" w:eastAsia="de-DE"/>
                </w:rPr>
                <w:t>±0,66</w:t>
              </w:r>
            </w:ins>
          </w:p>
        </w:tc>
        <w:tc>
          <w:tcPr>
            <w:tcW w:w="1047" w:type="dxa"/>
            <w:tcBorders>
              <w:top w:val="nil"/>
              <w:left w:val="nil"/>
              <w:bottom w:val="nil"/>
              <w:right w:val="nil"/>
            </w:tcBorders>
            <w:shd w:val="clear" w:color="000000" w:fill="FFFFFF"/>
            <w:noWrap/>
            <w:vAlign w:val="center"/>
            <w:hideMark/>
            <w:tcPrChange w:id="522" w:author="praktikum" w:date="2022-04-12T15:17:00Z">
              <w:tcPr>
                <w:tcW w:w="1047" w:type="dxa"/>
                <w:tcBorders>
                  <w:top w:val="nil"/>
                  <w:left w:val="nil"/>
                  <w:bottom w:val="nil"/>
                  <w:right w:val="nil"/>
                </w:tcBorders>
                <w:shd w:val="clear" w:color="000000" w:fill="FFFFFF"/>
                <w:noWrap/>
                <w:vAlign w:val="center"/>
                <w:hideMark/>
              </w:tcPr>
            </w:tcPrChange>
          </w:tcPr>
          <w:p w14:paraId="56947298" w14:textId="77777777" w:rsidR="00DF436C" w:rsidRPr="00DF436C" w:rsidRDefault="00DF436C" w:rsidP="00DF436C">
            <w:pPr>
              <w:spacing w:after="0" w:line="240" w:lineRule="auto"/>
              <w:contextualSpacing w:val="0"/>
              <w:jc w:val="both"/>
              <w:rPr>
                <w:ins w:id="523" w:author="praktikum" w:date="2022-04-12T15:17:00Z"/>
                <w:rFonts w:ascii="Arial" w:eastAsia="Times New Roman" w:hAnsi="Arial" w:cs="Arial"/>
                <w:color w:val="000000"/>
                <w:sz w:val="22"/>
                <w:szCs w:val="22"/>
                <w:lang w:val="de-DE" w:eastAsia="de-DE"/>
              </w:rPr>
            </w:pPr>
            <w:ins w:id="524" w:author="praktikum" w:date="2022-04-12T15:17:00Z">
              <w:r w:rsidRPr="00DF436C">
                <w:rPr>
                  <w:rFonts w:ascii="Arial" w:eastAsia="Times New Roman" w:hAnsi="Arial" w:cs="Arial"/>
                  <w:color w:val="000000"/>
                  <w:sz w:val="22"/>
                  <w:szCs w:val="22"/>
                  <w:lang w:val="de-DE" w:eastAsia="de-DE"/>
                </w:rPr>
                <w:t>3,27</w:t>
              </w:r>
            </w:ins>
          </w:p>
        </w:tc>
        <w:tc>
          <w:tcPr>
            <w:tcW w:w="1045" w:type="dxa"/>
            <w:tcBorders>
              <w:top w:val="nil"/>
              <w:left w:val="nil"/>
              <w:bottom w:val="nil"/>
              <w:right w:val="nil"/>
            </w:tcBorders>
            <w:shd w:val="clear" w:color="000000" w:fill="FFFFFF"/>
            <w:noWrap/>
            <w:vAlign w:val="center"/>
            <w:hideMark/>
            <w:tcPrChange w:id="525" w:author="praktikum" w:date="2022-04-12T15:17:00Z">
              <w:tcPr>
                <w:tcW w:w="1045" w:type="dxa"/>
                <w:tcBorders>
                  <w:top w:val="nil"/>
                  <w:left w:val="nil"/>
                  <w:bottom w:val="nil"/>
                  <w:right w:val="nil"/>
                </w:tcBorders>
                <w:shd w:val="clear" w:color="000000" w:fill="FFFFFF"/>
                <w:noWrap/>
                <w:vAlign w:val="center"/>
                <w:hideMark/>
              </w:tcPr>
            </w:tcPrChange>
          </w:tcPr>
          <w:p w14:paraId="17FD2223" w14:textId="77777777" w:rsidR="00DF436C" w:rsidRPr="00DF436C" w:rsidRDefault="00DF436C" w:rsidP="00DF436C">
            <w:pPr>
              <w:spacing w:after="0" w:line="240" w:lineRule="auto"/>
              <w:contextualSpacing w:val="0"/>
              <w:jc w:val="both"/>
              <w:rPr>
                <w:ins w:id="526" w:author="praktikum" w:date="2022-04-12T15:17:00Z"/>
                <w:rFonts w:ascii="Arial" w:eastAsia="Times New Roman" w:hAnsi="Arial" w:cs="Arial"/>
                <w:color w:val="000000"/>
                <w:sz w:val="22"/>
                <w:szCs w:val="22"/>
                <w:lang w:val="de-DE" w:eastAsia="de-DE"/>
              </w:rPr>
            </w:pPr>
            <w:ins w:id="527" w:author="praktikum" w:date="2022-04-12T15:17:00Z">
              <w:r w:rsidRPr="00DF436C">
                <w:rPr>
                  <w:rFonts w:ascii="Arial" w:eastAsia="Times New Roman" w:hAnsi="Arial" w:cs="Arial"/>
                  <w:color w:val="000000"/>
                  <w:sz w:val="22"/>
                  <w:szCs w:val="22"/>
                  <w:lang w:val="de-DE" w:eastAsia="de-DE"/>
                </w:rPr>
                <w:t>±0,43</w:t>
              </w:r>
            </w:ins>
          </w:p>
        </w:tc>
      </w:tr>
      <w:tr w:rsidR="00DF436C" w:rsidRPr="00DF436C" w14:paraId="6394A56D" w14:textId="77777777" w:rsidTr="00DF436C">
        <w:trPr>
          <w:trHeight w:val="340"/>
          <w:ins w:id="528" w:author="praktikum" w:date="2022-04-12T15:17:00Z"/>
          <w:trPrChange w:id="529"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530" w:author="praktikum" w:date="2022-04-12T15:17:00Z">
              <w:tcPr>
                <w:tcW w:w="3131" w:type="dxa"/>
                <w:tcBorders>
                  <w:top w:val="nil"/>
                  <w:left w:val="nil"/>
                  <w:bottom w:val="nil"/>
                  <w:right w:val="nil"/>
                </w:tcBorders>
                <w:shd w:val="clear" w:color="auto" w:fill="auto"/>
                <w:noWrap/>
                <w:vAlign w:val="center"/>
                <w:hideMark/>
              </w:tcPr>
            </w:tcPrChange>
          </w:tcPr>
          <w:p w14:paraId="3494B4FA" w14:textId="77777777" w:rsidR="00DF436C" w:rsidRPr="00DF436C" w:rsidRDefault="00DF436C" w:rsidP="00DF436C">
            <w:pPr>
              <w:spacing w:after="0" w:line="240" w:lineRule="auto"/>
              <w:contextualSpacing w:val="0"/>
              <w:jc w:val="both"/>
              <w:rPr>
                <w:ins w:id="531" w:author="praktikum" w:date="2022-04-12T15:17:00Z"/>
                <w:rFonts w:ascii="Arial" w:eastAsia="Times New Roman" w:hAnsi="Arial" w:cs="Arial"/>
                <w:color w:val="000000"/>
                <w:sz w:val="22"/>
                <w:szCs w:val="22"/>
                <w:lang w:val="de-DE" w:eastAsia="de-DE"/>
              </w:rPr>
            </w:pPr>
            <w:proofErr w:type="spellStart"/>
            <w:ins w:id="532" w:author="praktikum" w:date="2022-04-12T15:17:00Z">
              <w:r w:rsidRPr="00DF436C">
                <w:rPr>
                  <w:rFonts w:ascii="Arial" w:eastAsia="Times New Roman" w:hAnsi="Arial" w:cs="Arial"/>
                  <w:color w:val="000000"/>
                  <w:sz w:val="22"/>
                  <w:szCs w:val="22"/>
                  <w:lang w:val="de-DE" w:eastAsia="de-DE"/>
                </w:rPr>
                <w:lastRenderedPageBreak/>
                <w:t>Alertness</w:t>
              </w:r>
              <w:proofErr w:type="spellEnd"/>
              <w:r w:rsidRPr="00DF436C">
                <w:rPr>
                  <w:rFonts w:ascii="Arial" w:eastAsia="Times New Roman" w:hAnsi="Arial" w:cs="Arial"/>
                  <w:color w:val="000000"/>
                  <w:sz w:val="22"/>
                  <w:szCs w:val="22"/>
                  <w:lang w:val="de-DE" w:eastAsia="de-DE"/>
                </w:rPr>
                <w:t xml:space="preserve"> T2</w:t>
              </w:r>
            </w:ins>
          </w:p>
        </w:tc>
        <w:tc>
          <w:tcPr>
            <w:tcW w:w="1046" w:type="dxa"/>
            <w:tcBorders>
              <w:top w:val="nil"/>
              <w:left w:val="nil"/>
              <w:bottom w:val="nil"/>
              <w:right w:val="nil"/>
            </w:tcBorders>
            <w:shd w:val="clear" w:color="000000" w:fill="FFFFFF"/>
            <w:noWrap/>
            <w:vAlign w:val="center"/>
            <w:hideMark/>
            <w:tcPrChange w:id="533" w:author="praktikum" w:date="2022-04-12T15:17:00Z">
              <w:tcPr>
                <w:tcW w:w="1046" w:type="dxa"/>
                <w:tcBorders>
                  <w:top w:val="nil"/>
                  <w:left w:val="nil"/>
                  <w:bottom w:val="nil"/>
                  <w:right w:val="nil"/>
                </w:tcBorders>
                <w:shd w:val="clear" w:color="000000" w:fill="FFFFFF"/>
                <w:noWrap/>
                <w:vAlign w:val="center"/>
                <w:hideMark/>
              </w:tcPr>
            </w:tcPrChange>
          </w:tcPr>
          <w:p w14:paraId="47EFA958" w14:textId="77777777" w:rsidR="00DF436C" w:rsidRPr="00DF436C" w:rsidRDefault="00DF436C" w:rsidP="00DF436C">
            <w:pPr>
              <w:spacing w:after="0" w:line="240" w:lineRule="auto"/>
              <w:contextualSpacing w:val="0"/>
              <w:jc w:val="both"/>
              <w:rPr>
                <w:ins w:id="534" w:author="praktikum" w:date="2022-04-12T15:17:00Z"/>
                <w:rFonts w:ascii="Arial" w:eastAsia="Times New Roman" w:hAnsi="Arial" w:cs="Arial"/>
                <w:color w:val="000000"/>
                <w:sz w:val="22"/>
                <w:szCs w:val="22"/>
                <w:lang w:val="de-DE" w:eastAsia="de-DE"/>
              </w:rPr>
            </w:pPr>
            <w:ins w:id="535" w:author="praktikum" w:date="2022-04-12T15:17:00Z">
              <w:r w:rsidRPr="00DF436C">
                <w:rPr>
                  <w:rFonts w:ascii="Arial" w:eastAsia="Times New Roman" w:hAnsi="Arial" w:cs="Arial"/>
                  <w:color w:val="000000"/>
                  <w:sz w:val="22"/>
                  <w:szCs w:val="22"/>
                  <w:lang w:val="de-DE" w:eastAsia="de-DE"/>
                </w:rPr>
                <w:t>3,02</w:t>
              </w:r>
            </w:ins>
          </w:p>
        </w:tc>
        <w:tc>
          <w:tcPr>
            <w:tcW w:w="1045" w:type="dxa"/>
            <w:tcBorders>
              <w:top w:val="nil"/>
              <w:left w:val="nil"/>
              <w:bottom w:val="nil"/>
              <w:right w:val="nil"/>
            </w:tcBorders>
            <w:shd w:val="clear" w:color="000000" w:fill="FFFFFF"/>
            <w:noWrap/>
            <w:vAlign w:val="center"/>
            <w:hideMark/>
            <w:tcPrChange w:id="536" w:author="praktikum" w:date="2022-04-12T15:17:00Z">
              <w:tcPr>
                <w:tcW w:w="1045" w:type="dxa"/>
                <w:tcBorders>
                  <w:top w:val="nil"/>
                  <w:left w:val="nil"/>
                  <w:bottom w:val="nil"/>
                  <w:right w:val="nil"/>
                </w:tcBorders>
                <w:shd w:val="clear" w:color="000000" w:fill="FFFFFF"/>
                <w:noWrap/>
                <w:vAlign w:val="center"/>
                <w:hideMark/>
              </w:tcPr>
            </w:tcPrChange>
          </w:tcPr>
          <w:p w14:paraId="50407C98" w14:textId="77777777" w:rsidR="00DF436C" w:rsidRPr="00DF436C" w:rsidRDefault="00DF436C" w:rsidP="00DF436C">
            <w:pPr>
              <w:spacing w:after="0" w:line="240" w:lineRule="auto"/>
              <w:contextualSpacing w:val="0"/>
              <w:jc w:val="both"/>
              <w:rPr>
                <w:ins w:id="537" w:author="praktikum" w:date="2022-04-12T15:17:00Z"/>
                <w:rFonts w:ascii="Arial" w:eastAsia="Times New Roman" w:hAnsi="Arial" w:cs="Arial"/>
                <w:color w:val="000000"/>
                <w:sz w:val="22"/>
                <w:szCs w:val="22"/>
                <w:lang w:val="de-DE" w:eastAsia="de-DE"/>
              </w:rPr>
            </w:pPr>
            <w:ins w:id="538" w:author="praktikum" w:date="2022-04-12T15:17:00Z">
              <w:r w:rsidRPr="00DF436C">
                <w:rPr>
                  <w:rFonts w:ascii="Arial" w:eastAsia="Times New Roman" w:hAnsi="Arial" w:cs="Arial"/>
                  <w:color w:val="000000"/>
                  <w:sz w:val="22"/>
                  <w:szCs w:val="22"/>
                  <w:lang w:val="de-DE" w:eastAsia="de-DE"/>
                </w:rPr>
                <w:t>±0,57</w:t>
              </w:r>
            </w:ins>
          </w:p>
        </w:tc>
        <w:tc>
          <w:tcPr>
            <w:tcW w:w="1047" w:type="dxa"/>
            <w:tcBorders>
              <w:top w:val="nil"/>
              <w:left w:val="nil"/>
              <w:bottom w:val="nil"/>
              <w:right w:val="nil"/>
            </w:tcBorders>
            <w:shd w:val="clear" w:color="000000" w:fill="FFFFFF"/>
            <w:noWrap/>
            <w:vAlign w:val="center"/>
            <w:hideMark/>
            <w:tcPrChange w:id="539" w:author="praktikum" w:date="2022-04-12T15:17:00Z">
              <w:tcPr>
                <w:tcW w:w="1047" w:type="dxa"/>
                <w:tcBorders>
                  <w:top w:val="nil"/>
                  <w:left w:val="nil"/>
                  <w:bottom w:val="nil"/>
                  <w:right w:val="nil"/>
                </w:tcBorders>
                <w:shd w:val="clear" w:color="000000" w:fill="FFFFFF"/>
                <w:noWrap/>
                <w:vAlign w:val="center"/>
                <w:hideMark/>
              </w:tcPr>
            </w:tcPrChange>
          </w:tcPr>
          <w:p w14:paraId="54F8B513" w14:textId="77777777" w:rsidR="00DF436C" w:rsidRPr="00DF436C" w:rsidRDefault="00DF436C" w:rsidP="00DF436C">
            <w:pPr>
              <w:spacing w:after="0" w:line="240" w:lineRule="auto"/>
              <w:contextualSpacing w:val="0"/>
              <w:jc w:val="both"/>
              <w:rPr>
                <w:ins w:id="540" w:author="praktikum" w:date="2022-04-12T15:17:00Z"/>
                <w:rFonts w:ascii="Arial" w:eastAsia="Times New Roman" w:hAnsi="Arial" w:cs="Arial"/>
                <w:color w:val="000000"/>
                <w:sz w:val="22"/>
                <w:szCs w:val="22"/>
                <w:lang w:val="de-DE" w:eastAsia="de-DE"/>
              </w:rPr>
            </w:pPr>
            <w:ins w:id="541" w:author="praktikum" w:date="2022-04-12T15:17:00Z">
              <w:r w:rsidRPr="00DF436C">
                <w:rPr>
                  <w:rFonts w:ascii="Arial" w:eastAsia="Times New Roman" w:hAnsi="Arial" w:cs="Arial"/>
                  <w:color w:val="000000"/>
                  <w:sz w:val="22"/>
                  <w:szCs w:val="22"/>
                  <w:lang w:val="de-DE" w:eastAsia="de-DE"/>
                </w:rPr>
                <w:t>2,85</w:t>
              </w:r>
            </w:ins>
          </w:p>
        </w:tc>
        <w:tc>
          <w:tcPr>
            <w:tcW w:w="1045" w:type="dxa"/>
            <w:tcBorders>
              <w:top w:val="nil"/>
              <w:left w:val="nil"/>
              <w:bottom w:val="nil"/>
              <w:right w:val="nil"/>
            </w:tcBorders>
            <w:shd w:val="clear" w:color="000000" w:fill="FFFFFF"/>
            <w:noWrap/>
            <w:vAlign w:val="center"/>
            <w:hideMark/>
            <w:tcPrChange w:id="542" w:author="praktikum" w:date="2022-04-12T15:17:00Z">
              <w:tcPr>
                <w:tcW w:w="1045" w:type="dxa"/>
                <w:tcBorders>
                  <w:top w:val="nil"/>
                  <w:left w:val="nil"/>
                  <w:bottom w:val="nil"/>
                  <w:right w:val="nil"/>
                </w:tcBorders>
                <w:shd w:val="clear" w:color="000000" w:fill="FFFFFF"/>
                <w:noWrap/>
                <w:vAlign w:val="center"/>
                <w:hideMark/>
              </w:tcPr>
            </w:tcPrChange>
          </w:tcPr>
          <w:p w14:paraId="64477C48" w14:textId="77777777" w:rsidR="00DF436C" w:rsidRPr="00DF436C" w:rsidRDefault="00DF436C" w:rsidP="00DF436C">
            <w:pPr>
              <w:spacing w:after="0" w:line="240" w:lineRule="auto"/>
              <w:contextualSpacing w:val="0"/>
              <w:jc w:val="both"/>
              <w:rPr>
                <w:ins w:id="543" w:author="praktikum" w:date="2022-04-12T15:17:00Z"/>
                <w:rFonts w:ascii="Arial" w:eastAsia="Times New Roman" w:hAnsi="Arial" w:cs="Arial"/>
                <w:color w:val="000000"/>
                <w:sz w:val="22"/>
                <w:szCs w:val="22"/>
                <w:lang w:val="de-DE" w:eastAsia="de-DE"/>
              </w:rPr>
            </w:pPr>
            <w:ins w:id="544" w:author="praktikum" w:date="2022-04-12T15:17:00Z">
              <w:r w:rsidRPr="00DF436C">
                <w:rPr>
                  <w:rFonts w:ascii="Arial" w:eastAsia="Times New Roman" w:hAnsi="Arial" w:cs="Arial"/>
                  <w:color w:val="000000"/>
                  <w:sz w:val="22"/>
                  <w:szCs w:val="22"/>
                  <w:lang w:val="de-DE" w:eastAsia="de-DE"/>
                </w:rPr>
                <w:t>±0,7</w:t>
              </w:r>
            </w:ins>
          </w:p>
        </w:tc>
        <w:tc>
          <w:tcPr>
            <w:tcW w:w="1047" w:type="dxa"/>
            <w:tcBorders>
              <w:top w:val="nil"/>
              <w:left w:val="nil"/>
              <w:bottom w:val="nil"/>
              <w:right w:val="nil"/>
            </w:tcBorders>
            <w:shd w:val="clear" w:color="000000" w:fill="FFFFFF"/>
            <w:noWrap/>
            <w:vAlign w:val="center"/>
            <w:hideMark/>
            <w:tcPrChange w:id="545" w:author="praktikum" w:date="2022-04-12T15:17:00Z">
              <w:tcPr>
                <w:tcW w:w="1047" w:type="dxa"/>
                <w:tcBorders>
                  <w:top w:val="nil"/>
                  <w:left w:val="nil"/>
                  <w:bottom w:val="nil"/>
                  <w:right w:val="nil"/>
                </w:tcBorders>
                <w:shd w:val="clear" w:color="000000" w:fill="FFFFFF"/>
                <w:noWrap/>
                <w:vAlign w:val="center"/>
                <w:hideMark/>
              </w:tcPr>
            </w:tcPrChange>
          </w:tcPr>
          <w:p w14:paraId="2577C2F4" w14:textId="77777777" w:rsidR="00DF436C" w:rsidRPr="00DF436C" w:rsidRDefault="00DF436C" w:rsidP="00DF436C">
            <w:pPr>
              <w:spacing w:after="0" w:line="240" w:lineRule="auto"/>
              <w:contextualSpacing w:val="0"/>
              <w:jc w:val="both"/>
              <w:rPr>
                <w:ins w:id="546" w:author="praktikum" w:date="2022-04-12T15:17:00Z"/>
                <w:rFonts w:ascii="Arial" w:eastAsia="Times New Roman" w:hAnsi="Arial" w:cs="Arial"/>
                <w:color w:val="000000"/>
                <w:sz w:val="22"/>
                <w:szCs w:val="22"/>
                <w:lang w:val="de-DE" w:eastAsia="de-DE"/>
              </w:rPr>
            </w:pPr>
            <w:ins w:id="547" w:author="praktikum" w:date="2022-04-12T15:17:00Z">
              <w:r w:rsidRPr="00DF436C">
                <w:rPr>
                  <w:rFonts w:ascii="Arial" w:eastAsia="Times New Roman" w:hAnsi="Arial" w:cs="Arial"/>
                  <w:color w:val="000000"/>
                  <w:sz w:val="22"/>
                  <w:szCs w:val="22"/>
                  <w:lang w:val="de-DE" w:eastAsia="de-DE"/>
                </w:rPr>
                <w:t>3,24</w:t>
              </w:r>
            </w:ins>
          </w:p>
        </w:tc>
        <w:tc>
          <w:tcPr>
            <w:tcW w:w="1045" w:type="dxa"/>
            <w:tcBorders>
              <w:top w:val="nil"/>
              <w:left w:val="nil"/>
              <w:bottom w:val="nil"/>
              <w:right w:val="nil"/>
            </w:tcBorders>
            <w:shd w:val="clear" w:color="000000" w:fill="FFFFFF"/>
            <w:noWrap/>
            <w:vAlign w:val="center"/>
            <w:hideMark/>
            <w:tcPrChange w:id="548" w:author="praktikum" w:date="2022-04-12T15:17:00Z">
              <w:tcPr>
                <w:tcW w:w="1045" w:type="dxa"/>
                <w:tcBorders>
                  <w:top w:val="nil"/>
                  <w:left w:val="nil"/>
                  <w:bottom w:val="nil"/>
                  <w:right w:val="nil"/>
                </w:tcBorders>
                <w:shd w:val="clear" w:color="000000" w:fill="FFFFFF"/>
                <w:noWrap/>
                <w:vAlign w:val="center"/>
                <w:hideMark/>
              </w:tcPr>
            </w:tcPrChange>
          </w:tcPr>
          <w:p w14:paraId="7E7EDA96" w14:textId="77777777" w:rsidR="00DF436C" w:rsidRPr="00DF436C" w:rsidRDefault="00DF436C" w:rsidP="00DF436C">
            <w:pPr>
              <w:spacing w:after="0" w:line="240" w:lineRule="auto"/>
              <w:contextualSpacing w:val="0"/>
              <w:jc w:val="both"/>
              <w:rPr>
                <w:ins w:id="549" w:author="praktikum" w:date="2022-04-12T15:17:00Z"/>
                <w:rFonts w:ascii="Arial" w:eastAsia="Times New Roman" w:hAnsi="Arial" w:cs="Arial"/>
                <w:color w:val="000000"/>
                <w:sz w:val="22"/>
                <w:szCs w:val="22"/>
                <w:lang w:val="de-DE" w:eastAsia="de-DE"/>
              </w:rPr>
            </w:pPr>
            <w:ins w:id="550" w:author="praktikum" w:date="2022-04-12T15:17:00Z">
              <w:r w:rsidRPr="00DF436C">
                <w:rPr>
                  <w:rFonts w:ascii="Arial" w:eastAsia="Times New Roman" w:hAnsi="Arial" w:cs="Arial"/>
                  <w:color w:val="000000"/>
                  <w:sz w:val="22"/>
                  <w:szCs w:val="22"/>
                  <w:lang w:val="de-DE" w:eastAsia="de-DE"/>
                </w:rPr>
                <w:t>±0,58</w:t>
              </w:r>
            </w:ins>
          </w:p>
        </w:tc>
      </w:tr>
      <w:tr w:rsidR="00DF436C" w:rsidRPr="00DF436C" w14:paraId="73159791" w14:textId="77777777" w:rsidTr="00DF436C">
        <w:trPr>
          <w:trHeight w:val="340"/>
          <w:ins w:id="551" w:author="praktikum" w:date="2022-04-12T15:17:00Z"/>
          <w:trPrChange w:id="552"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553" w:author="praktikum" w:date="2022-04-12T15:17:00Z">
              <w:tcPr>
                <w:tcW w:w="3131" w:type="dxa"/>
                <w:tcBorders>
                  <w:top w:val="nil"/>
                  <w:left w:val="nil"/>
                  <w:bottom w:val="nil"/>
                  <w:right w:val="nil"/>
                </w:tcBorders>
                <w:shd w:val="clear" w:color="auto" w:fill="auto"/>
                <w:noWrap/>
                <w:vAlign w:val="center"/>
                <w:hideMark/>
              </w:tcPr>
            </w:tcPrChange>
          </w:tcPr>
          <w:p w14:paraId="589B2707" w14:textId="77777777" w:rsidR="00DF436C" w:rsidRPr="00DF436C" w:rsidRDefault="00DF436C" w:rsidP="00DF436C">
            <w:pPr>
              <w:spacing w:after="0" w:line="240" w:lineRule="auto"/>
              <w:contextualSpacing w:val="0"/>
              <w:jc w:val="both"/>
              <w:rPr>
                <w:ins w:id="554" w:author="praktikum" w:date="2022-04-12T15:17:00Z"/>
                <w:rFonts w:ascii="Arial" w:eastAsia="Times New Roman" w:hAnsi="Arial" w:cs="Arial"/>
                <w:color w:val="000000"/>
                <w:sz w:val="22"/>
                <w:szCs w:val="22"/>
                <w:lang w:val="de-DE" w:eastAsia="de-DE"/>
              </w:rPr>
            </w:pPr>
            <w:proofErr w:type="spellStart"/>
            <w:ins w:id="555" w:author="praktikum" w:date="2022-04-12T15:17:00Z">
              <w:r w:rsidRPr="00DF436C">
                <w:rPr>
                  <w:rFonts w:ascii="Arial" w:eastAsia="Times New Roman" w:hAnsi="Arial" w:cs="Arial"/>
                  <w:color w:val="000000"/>
                  <w:sz w:val="22"/>
                  <w:szCs w:val="22"/>
                  <w:lang w:val="de-DE" w:eastAsia="de-DE"/>
                </w:rPr>
                <w:t>Contentedness</w:t>
              </w:r>
              <w:proofErr w:type="spellEnd"/>
              <w:r w:rsidRPr="00DF436C">
                <w:rPr>
                  <w:rFonts w:ascii="Arial" w:eastAsia="Times New Roman" w:hAnsi="Arial" w:cs="Arial"/>
                  <w:color w:val="000000"/>
                  <w:sz w:val="22"/>
                  <w:szCs w:val="22"/>
                  <w:lang w:val="de-DE" w:eastAsia="de-DE"/>
                </w:rPr>
                <w:t xml:space="preserve"> T1</w:t>
              </w:r>
            </w:ins>
          </w:p>
        </w:tc>
        <w:tc>
          <w:tcPr>
            <w:tcW w:w="1046" w:type="dxa"/>
            <w:tcBorders>
              <w:top w:val="nil"/>
              <w:left w:val="nil"/>
              <w:bottom w:val="nil"/>
              <w:right w:val="nil"/>
            </w:tcBorders>
            <w:shd w:val="clear" w:color="000000" w:fill="FFFFFF"/>
            <w:noWrap/>
            <w:vAlign w:val="center"/>
            <w:hideMark/>
            <w:tcPrChange w:id="556" w:author="praktikum" w:date="2022-04-12T15:17:00Z">
              <w:tcPr>
                <w:tcW w:w="1046" w:type="dxa"/>
                <w:tcBorders>
                  <w:top w:val="nil"/>
                  <w:left w:val="nil"/>
                  <w:bottom w:val="nil"/>
                  <w:right w:val="nil"/>
                </w:tcBorders>
                <w:shd w:val="clear" w:color="000000" w:fill="FFFFFF"/>
                <w:noWrap/>
                <w:vAlign w:val="center"/>
                <w:hideMark/>
              </w:tcPr>
            </w:tcPrChange>
          </w:tcPr>
          <w:p w14:paraId="53352EFA" w14:textId="77777777" w:rsidR="00DF436C" w:rsidRPr="00DF436C" w:rsidRDefault="00DF436C" w:rsidP="00DF436C">
            <w:pPr>
              <w:spacing w:after="0" w:line="240" w:lineRule="auto"/>
              <w:contextualSpacing w:val="0"/>
              <w:jc w:val="both"/>
              <w:rPr>
                <w:ins w:id="557" w:author="praktikum" w:date="2022-04-12T15:17:00Z"/>
                <w:rFonts w:ascii="Arial" w:eastAsia="Times New Roman" w:hAnsi="Arial" w:cs="Arial"/>
                <w:color w:val="000000"/>
                <w:sz w:val="22"/>
                <w:szCs w:val="22"/>
                <w:lang w:val="de-DE" w:eastAsia="de-DE"/>
              </w:rPr>
            </w:pPr>
            <w:ins w:id="558" w:author="praktikum" w:date="2022-04-12T15:17:00Z">
              <w:r w:rsidRPr="00DF436C">
                <w:rPr>
                  <w:rFonts w:ascii="Arial" w:eastAsia="Times New Roman" w:hAnsi="Arial" w:cs="Arial"/>
                  <w:color w:val="000000"/>
                  <w:sz w:val="22"/>
                  <w:szCs w:val="22"/>
                  <w:lang w:val="de-DE" w:eastAsia="de-DE"/>
                </w:rPr>
                <w:t>2,91</w:t>
              </w:r>
            </w:ins>
          </w:p>
        </w:tc>
        <w:tc>
          <w:tcPr>
            <w:tcW w:w="1045" w:type="dxa"/>
            <w:tcBorders>
              <w:top w:val="nil"/>
              <w:left w:val="nil"/>
              <w:bottom w:val="nil"/>
              <w:right w:val="nil"/>
            </w:tcBorders>
            <w:shd w:val="clear" w:color="000000" w:fill="FFFFFF"/>
            <w:noWrap/>
            <w:vAlign w:val="center"/>
            <w:hideMark/>
            <w:tcPrChange w:id="559" w:author="praktikum" w:date="2022-04-12T15:17:00Z">
              <w:tcPr>
                <w:tcW w:w="1045" w:type="dxa"/>
                <w:tcBorders>
                  <w:top w:val="nil"/>
                  <w:left w:val="nil"/>
                  <w:bottom w:val="nil"/>
                  <w:right w:val="nil"/>
                </w:tcBorders>
                <w:shd w:val="clear" w:color="000000" w:fill="FFFFFF"/>
                <w:noWrap/>
                <w:vAlign w:val="center"/>
                <w:hideMark/>
              </w:tcPr>
            </w:tcPrChange>
          </w:tcPr>
          <w:p w14:paraId="3A581B31" w14:textId="77777777" w:rsidR="00DF436C" w:rsidRPr="00DF436C" w:rsidRDefault="00DF436C" w:rsidP="00DF436C">
            <w:pPr>
              <w:spacing w:after="0" w:line="240" w:lineRule="auto"/>
              <w:contextualSpacing w:val="0"/>
              <w:jc w:val="both"/>
              <w:rPr>
                <w:ins w:id="560" w:author="praktikum" w:date="2022-04-12T15:17:00Z"/>
                <w:rFonts w:ascii="Arial" w:eastAsia="Times New Roman" w:hAnsi="Arial" w:cs="Arial"/>
                <w:color w:val="000000"/>
                <w:sz w:val="22"/>
                <w:szCs w:val="22"/>
                <w:lang w:val="de-DE" w:eastAsia="de-DE"/>
              </w:rPr>
            </w:pPr>
            <w:ins w:id="561" w:author="praktikum" w:date="2022-04-12T15:17:00Z">
              <w:r w:rsidRPr="00DF436C">
                <w:rPr>
                  <w:rFonts w:ascii="Arial" w:eastAsia="Times New Roman" w:hAnsi="Arial" w:cs="Arial"/>
                  <w:color w:val="000000"/>
                  <w:sz w:val="22"/>
                  <w:szCs w:val="22"/>
                  <w:lang w:val="de-DE" w:eastAsia="de-DE"/>
                </w:rPr>
                <w:t>±0,68</w:t>
              </w:r>
            </w:ins>
          </w:p>
        </w:tc>
        <w:tc>
          <w:tcPr>
            <w:tcW w:w="1047" w:type="dxa"/>
            <w:tcBorders>
              <w:top w:val="nil"/>
              <w:left w:val="nil"/>
              <w:bottom w:val="nil"/>
              <w:right w:val="nil"/>
            </w:tcBorders>
            <w:shd w:val="clear" w:color="000000" w:fill="FFFFFF"/>
            <w:noWrap/>
            <w:vAlign w:val="center"/>
            <w:hideMark/>
            <w:tcPrChange w:id="562" w:author="praktikum" w:date="2022-04-12T15:17:00Z">
              <w:tcPr>
                <w:tcW w:w="1047" w:type="dxa"/>
                <w:tcBorders>
                  <w:top w:val="nil"/>
                  <w:left w:val="nil"/>
                  <w:bottom w:val="nil"/>
                  <w:right w:val="nil"/>
                </w:tcBorders>
                <w:shd w:val="clear" w:color="000000" w:fill="FFFFFF"/>
                <w:noWrap/>
                <w:vAlign w:val="center"/>
                <w:hideMark/>
              </w:tcPr>
            </w:tcPrChange>
          </w:tcPr>
          <w:p w14:paraId="6117EFA1" w14:textId="77777777" w:rsidR="00DF436C" w:rsidRPr="00DF436C" w:rsidRDefault="00DF436C" w:rsidP="00DF436C">
            <w:pPr>
              <w:spacing w:after="0" w:line="240" w:lineRule="auto"/>
              <w:contextualSpacing w:val="0"/>
              <w:jc w:val="both"/>
              <w:rPr>
                <w:ins w:id="563" w:author="praktikum" w:date="2022-04-12T15:17:00Z"/>
                <w:rFonts w:ascii="Arial" w:eastAsia="Times New Roman" w:hAnsi="Arial" w:cs="Arial"/>
                <w:color w:val="000000"/>
                <w:sz w:val="22"/>
                <w:szCs w:val="22"/>
                <w:lang w:val="de-DE" w:eastAsia="de-DE"/>
              </w:rPr>
            </w:pPr>
            <w:ins w:id="564" w:author="praktikum" w:date="2022-04-12T15:17:00Z">
              <w:r w:rsidRPr="00DF436C">
                <w:rPr>
                  <w:rFonts w:ascii="Arial" w:eastAsia="Times New Roman" w:hAnsi="Arial" w:cs="Arial"/>
                  <w:color w:val="000000"/>
                  <w:sz w:val="22"/>
                  <w:szCs w:val="22"/>
                  <w:lang w:val="de-DE" w:eastAsia="de-DE"/>
                </w:rPr>
                <w:t>2,7</w:t>
              </w:r>
            </w:ins>
          </w:p>
        </w:tc>
        <w:tc>
          <w:tcPr>
            <w:tcW w:w="1045" w:type="dxa"/>
            <w:tcBorders>
              <w:top w:val="nil"/>
              <w:left w:val="nil"/>
              <w:bottom w:val="nil"/>
              <w:right w:val="nil"/>
            </w:tcBorders>
            <w:shd w:val="clear" w:color="000000" w:fill="FFFFFF"/>
            <w:noWrap/>
            <w:vAlign w:val="center"/>
            <w:hideMark/>
            <w:tcPrChange w:id="565" w:author="praktikum" w:date="2022-04-12T15:17:00Z">
              <w:tcPr>
                <w:tcW w:w="1045" w:type="dxa"/>
                <w:tcBorders>
                  <w:top w:val="nil"/>
                  <w:left w:val="nil"/>
                  <w:bottom w:val="nil"/>
                  <w:right w:val="nil"/>
                </w:tcBorders>
                <w:shd w:val="clear" w:color="000000" w:fill="FFFFFF"/>
                <w:noWrap/>
                <w:vAlign w:val="center"/>
                <w:hideMark/>
              </w:tcPr>
            </w:tcPrChange>
          </w:tcPr>
          <w:p w14:paraId="6E50E29B" w14:textId="77777777" w:rsidR="00DF436C" w:rsidRPr="00DF436C" w:rsidRDefault="00DF436C" w:rsidP="00DF436C">
            <w:pPr>
              <w:spacing w:after="0" w:line="240" w:lineRule="auto"/>
              <w:contextualSpacing w:val="0"/>
              <w:jc w:val="both"/>
              <w:rPr>
                <w:ins w:id="566" w:author="praktikum" w:date="2022-04-12T15:17:00Z"/>
                <w:rFonts w:ascii="Arial" w:eastAsia="Times New Roman" w:hAnsi="Arial" w:cs="Arial"/>
                <w:color w:val="000000"/>
                <w:sz w:val="22"/>
                <w:szCs w:val="22"/>
                <w:lang w:val="de-DE" w:eastAsia="de-DE"/>
              </w:rPr>
            </w:pPr>
            <w:ins w:id="567" w:author="praktikum" w:date="2022-04-12T15:17:00Z">
              <w:r w:rsidRPr="00DF436C">
                <w:rPr>
                  <w:rFonts w:ascii="Arial" w:eastAsia="Times New Roman" w:hAnsi="Arial" w:cs="Arial"/>
                  <w:color w:val="000000"/>
                  <w:sz w:val="22"/>
                  <w:szCs w:val="22"/>
                  <w:lang w:val="de-DE" w:eastAsia="de-DE"/>
                </w:rPr>
                <w:t>±0,9</w:t>
              </w:r>
            </w:ins>
          </w:p>
        </w:tc>
        <w:tc>
          <w:tcPr>
            <w:tcW w:w="1047" w:type="dxa"/>
            <w:tcBorders>
              <w:top w:val="nil"/>
              <w:left w:val="nil"/>
              <w:bottom w:val="nil"/>
              <w:right w:val="nil"/>
            </w:tcBorders>
            <w:shd w:val="clear" w:color="000000" w:fill="FFFFFF"/>
            <w:noWrap/>
            <w:vAlign w:val="center"/>
            <w:hideMark/>
            <w:tcPrChange w:id="568" w:author="praktikum" w:date="2022-04-12T15:17:00Z">
              <w:tcPr>
                <w:tcW w:w="1047" w:type="dxa"/>
                <w:tcBorders>
                  <w:top w:val="nil"/>
                  <w:left w:val="nil"/>
                  <w:bottom w:val="nil"/>
                  <w:right w:val="nil"/>
                </w:tcBorders>
                <w:shd w:val="clear" w:color="000000" w:fill="FFFFFF"/>
                <w:noWrap/>
                <w:vAlign w:val="center"/>
                <w:hideMark/>
              </w:tcPr>
            </w:tcPrChange>
          </w:tcPr>
          <w:p w14:paraId="30123C76" w14:textId="77777777" w:rsidR="00DF436C" w:rsidRPr="00DF436C" w:rsidRDefault="00DF436C" w:rsidP="00DF436C">
            <w:pPr>
              <w:spacing w:after="0" w:line="240" w:lineRule="auto"/>
              <w:contextualSpacing w:val="0"/>
              <w:jc w:val="both"/>
              <w:rPr>
                <w:ins w:id="569" w:author="praktikum" w:date="2022-04-12T15:17:00Z"/>
                <w:rFonts w:ascii="Arial" w:eastAsia="Times New Roman" w:hAnsi="Arial" w:cs="Arial"/>
                <w:color w:val="000000"/>
                <w:sz w:val="22"/>
                <w:szCs w:val="22"/>
                <w:lang w:val="de-DE" w:eastAsia="de-DE"/>
              </w:rPr>
            </w:pPr>
            <w:ins w:id="570" w:author="praktikum" w:date="2022-04-12T15:17:00Z">
              <w:r w:rsidRPr="00DF436C">
                <w:rPr>
                  <w:rFonts w:ascii="Arial" w:eastAsia="Times New Roman" w:hAnsi="Arial" w:cs="Arial"/>
                  <w:color w:val="000000"/>
                  <w:sz w:val="22"/>
                  <w:szCs w:val="22"/>
                  <w:lang w:val="de-DE" w:eastAsia="de-DE"/>
                </w:rPr>
                <w:t>3,06</w:t>
              </w:r>
            </w:ins>
          </w:p>
        </w:tc>
        <w:tc>
          <w:tcPr>
            <w:tcW w:w="1045" w:type="dxa"/>
            <w:tcBorders>
              <w:top w:val="nil"/>
              <w:left w:val="nil"/>
              <w:bottom w:val="nil"/>
              <w:right w:val="nil"/>
            </w:tcBorders>
            <w:shd w:val="clear" w:color="000000" w:fill="FFFFFF"/>
            <w:noWrap/>
            <w:vAlign w:val="center"/>
            <w:hideMark/>
            <w:tcPrChange w:id="571" w:author="praktikum" w:date="2022-04-12T15:17:00Z">
              <w:tcPr>
                <w:tcW w:w="1045" w:type="dxa"/>
                <w:tcBorders>
                  <w:top w:val="nil"/>
                  <w:left w:val="nil"/>
                  <w:bottom w:val="nil"/>
                  <w:right w:val="nil"/>
                </w:tcBorders>
                <w:shd w:val="clear" w:color="000000" w:fill="FFFFFF"/>
                <w:noWrap/>
                <w:vAlign w:val="center"/>
                <w:hideMark/>
              </w:tcPr>
            </w:tcPrChange>
          </w:tcPr>
          <w:p w14:paraId="46A640ED" w14:textId="77777777" w:rsidR="00DF436C" w:rsidRPr="00DF436C" w:rsidRDefault="00DF436C" w:rsidP="00DF436C">
            <w:pPr>
              <w:spacing w:after="0" w:line="240" w:lineRule="auto"/>
              <w:contextualSpacing w:val="0"/>
              <w:jc w:val="both"/>
              <w:rPr>
                <w:ins w:id="572" w:author="praktikum" w:date="2022-04-12T15:17:00Z"/>
                <w:rFonts w:ascii="Arial" w:eastAsia="Times New Roman" w:hAnsi="Arial" w:cs="Arial"/>
                <w:color w:val="000000"/>
                <w:sz w:val="22"/>
                <w:szCs w:val="22"/>
                <w:lang w:val="de-DE" w:eastAsia="de-DE"/>
              </w:rPr>
            </w:pPr>
            <w:ins w:id="573" w:author="praktikum" w:date="2022-04-12T15:17:00Z">
              <w:r w:rsidRPr="00DF436C">
                <w:rPr>
                  <w:rFonts w:ascii="Arial" w:eastAsia="Times New Roman" w:hAnsi="Arial" w:cs="Arial"/>
                  <w:color w:val="000000"/>
                  <w:sz w:val="22"/>
                  <w:szCs w:val="22"/>
                  <w:lang w:val="de-DE" w:eastAsia="de-DE"/>
                </w:rPr>
                <w:t>±0,5</w:t>
              </w:r>
            </w:ins>
          </w:p>
        </w:tc>
      </w:tr>
      <w:tr w:rsidR="00DF436C" w:rsidRPr="00DF436C" w14:paraId="68920BB3" w14:textId="77777777" w:rsidTr="00DF436C">
        <w:trPr>
          <w:trHeight w:val="340"/>
          <w:ins w:id="574" w:author="praktikum" w:date="2022-04-12T15:17:00Z"/>
          <w:trPrChange w:id="575"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576" w:author="praktikum" w:date="2022-04-12T15:17:00Z">
              <w:tcPr>
                <w:tcW w:w="3131" w:type="dxa"/>
                <w:tcBorders>
                  <w:top w:val="nil"/>
                  <w:left w:val="nil"/>
                  <w:bottom w:val="nil"/>
                  <w:right w:val="nil"/>
                </w:tcBorders>
                <w:shd w:val="clear" w:color="auto" w:fill="auto"/>
                <w:noWrap/>
                <w:vAlign w:val="center"/>
                <w:hideMark/>
              </w:tcPr>
            </w:tcPrChange>
          </w:tcPr>
          <w:p w14:paraId="1E647CDB" w14:textId="77777777" w:rsidR="00DF436C" w:rsidRPr="00DF436C" w:rsidRDefault="00DF436C" w:rsidP="00DF436C">
            <w:pPr>
              <w:spacing w:after="0" w:line="240" w:lineRule="auto"/>
              <w:contextualSpacing w:val="0"/>
              <w:jc w:val="both"/>
              <w:rPr>
                <w:ins w:id="577" w:author="praktikum" w:date="2022-04-12T15:17:00Z"/>
                <w:rFonts w:ascii="Arial" w:eastAsia="Times New Roman" w:hAnsi="Arial" w:cs="Arial"/>
                <w:color w:val="000000"/>
                <w:sz w:val="22"/>
                <w:szCs w:val="22"/>
                <w:lang w:val="de-DE" w:eastAsia="de-DE"/>
              </w:rPr>
            </w:pPr>
            <w:proofErr w:type="spellStart"/>
            <w:ins w:id="578" w:author="praktikum" w:date="2022-04-12T15:17:00Z">
              <w:r w:rsidRPr="00DF436C">
                <w:rPr>
                  <w:rFonts w:ascii="Arial" w:eastAsia="Times New Roman" w:hAnsi="Arial" w:cs="Arial"/>
                  <w:color w:val="000000"/>
                  <w:sz w:val="22"/>
                  <w:szCs w:val="22"/>
                  <w:lang w:val="de-DE" w:eastAsia="de-DE"/>
                </w:rPr>
                <w:t>Contentedness</w:t>
              </w:r>
              <w:proofErr w:type="spellEnd"/>
              <w:r w:rsidRPr="00DF436C">
                <w:rPr>
                  <w:rFonts w:ascii="Arial" w:eastAsia="Times New Roman" w:hAnsi="Arial" w:cs="Arial"/>
                  <w:color w:val="000000"/>
                  <w:sz w:val="22"/>
                  <w:szCs w:val="22"/>
                  <w:lang w:val="de-DE" w:eastAsia="de-DE"/>
                </w:rPr>
                <w:t xml:space="preserve"> T2</w:t>
              </w:r>
            </w:ins>
          </w:p>
        </w:tc>
        <w:tc>
          <w:tcPr>
            <w:tcW w:w="1046" w:type="dxa"/>
            <w:tcBorders>
              <w:top w:val="nil"/>
              <w:left w:val="nil"/>
              <w:bottom w:val="nil"/>
              <w:right w:val="nil"/>
            </w:tcBorders>
            <w:shd w:val="clear" w:color="000000" w:fill="FFFFFF"/>
            <w:noWrap/>
            <w:vAlign w:val="center"/>
            <w:hideMark/>
            <w:tcPrChange w:id="579" w:author="praktikum" w:date="2022-04-12T15:17:00Z">
              <w:tcPr>
                <w:tcW w:w="1046" w:type="dxa"/>
                <w:tcBorders>
                  <w:top w:val="nil"/>
                  <w:left w:val="nil"/>
                  <w:bottom w:val="nil"/>
                  <w:right w:val="nil"/>
                </w:tcBorders>
                <w:shd w:val="clear" w:color="000000" w:fill="FFFFFF"/>
                <w:noWrap/>
                <w:vAlign w:val="center"/>
                <w:hideMark/>
              </w:tcPr>
            </w:tcPrChange>
          </w:tcPr>
          <w:p w14:paraId="101695AF" w14:textId="77777777" w:rsidR="00DF436C" w:rsidRPr="00DF436C" w:rsidRDefault="00DF436C" w:rsidP="00DF436C">
            <w:pPr>
              <w:spacing w:after="0" w:line="240" w:lineRule="auto"/>
              <w:contextualSpacing w:val="0"/>
              <w:jc w:val="both"/>
              <w:rPr>
                <w:ins w:id="580" w:author="praktikum" w:date="2022-04-12T15:17:00Z"/>
                <w:rFonts w:ascii="Arial" w:eastAsia="Times New Roman" w:hAnsi="Arial" w:cs="Arial"/>
                <w:color w:val="000000"/>
                <w:sz w:val="22"/>
                <w:szCs w:val="22"/>
                <w:lang w:val="de-DE" w:eastAsia="de-DE"/>
              </w:rPr>
            </w:pPr>
            <w:ins w:id="581" w:author="praktikum" w:date="2022-04-12T15:17:00Z">
              <w:r w:rsidRPr="00DF436C">
                <w:rPr>
                  <w:rFonts w:ascii="Arial" w:eastAsia="Times New Roman" w:hAnsi="Arial" w:cs="Arial"/>
                  <w:color w:val="000000"/>
                  <w:sz w:val="22"/>
                  <w:szCs w:val="22"/>
                  <w:lang w:val="de-DE" w:eastAsia="de-DE"/>
                </w:rPr>
                <w:t>2,85</w:t>
              </w:r>
            </w:ins>
          </w:p>
        </w:tc>
        <w:tc>
          <w:tcPr>
            <w:tcW w:w="1045" w:type="dxa"/>
            <w:tcBorders>
              <w:top w:val="nil"/>
              <w:left w:val="nil"/>
              <w:bottom w:val="nil"/>
              <w:right w:val="nil"/>
            </w:tcBorders>
            <w:shd w:val="clear" w:color="000000" w:fill="FFFFFF"/>
            <w:noWrap/>
            <w:vAlign w:val="center"/>
            <w:hideMark/>
            <w:tcPrChange w:id="582" w:author="praktikum" w:date="2022-04-12T15:17:00Z">
              <w:tcPr>
                <w:tcW w:w="1045" w:type="dxa"/>
                <w:tcBorders>
                  <w:top w:val="nil"/>
                  <w:left w:val="nil"/>
                  <w:bottom w:val="nil"/>
                  <w:right w:val="nil"/>
                </w:tcBorders>
                <w:shd w:val="clear" w:color="000000" w:fill="FFFFFF"/>
                <w:noWrap/>
                <w:vAlign w:val="center"/>
                <w:hideMark/>
              </w:tcPr>
            </w:tcPrChange>
          </w:tcPr>
          <w:p w14:paraId="4D790FEC" w14:textId="77777777" w:rsidR="00DF436C" w:rsidRPr="00DF436C" w:rsidRDefault="00DF436C" w:rsidP="00DF436C">
            <w:pPr>
              <w:spacing w:after="0" w:line="240" w:lineRule="auto"/>
              <w:contextualSpacing w:val="0"/>
              <w:jc w:val="both"/>
              <w:rPr>
                <w:ins w:id="583" w:author="praktikum" w:date="2022-04-12T15:17:00Z"/>
                <w:rFonts w:ascii="Arial" w:eastAsia="Times New Roman" w:hAnsi="Arial" w:cs="Arial"/>
                <w:color w:val="000000"/>
                <w:sz w:val="22"/>
                <w:szCs w:val="22"/>
                <w:lang w:val="de-DE" w:eastAsia="de-DE"/>
              </w:rPr>
            </w:pPr>
            <w:ins w:id="584" w:author="praktikum" w:date="2022-04-12T15:17:00Z">
              <w:r w:rsidRPr="00DF436C">
                <w:rPr>
                  <w:rFonts w:ascii="Arial" w:eastAsia="Times New Roman" w:hAnsi="Arial" w:cs="Arial"/>
                  <w:color w:val="000000"/>
                  <w:sz w:val="22"/>
                  <w:szCs w:val="22"/>
                  <w:lang w:val="de-DE" w:eastAsia="de-DE"/>
                </w:rPr>
                <w:t>±0,73</w:t>
              </w:r>
            </w:ins>
          </w:p>
        </w:tc>
        <w:tc>
          <w:tcPr>
            <w:tcW w:w="1047" w:type="dxa"/>
            <w:tcBorders>
              <w:top w:val="nil"/>
              <w:left w:val="nil"/>
              <w:bottom w:val="nil"/>
              <w:right w:val="nil"/>
            </w:tcBorders>
            <w:shd w:val="clear" w:color="000000" w:fill="FFFFFF"/>
            <w:noWrap/>
            <w:vAlign w:val="center"/>
            <w:hideMark/>
            <w:tcPrChange w:id="585" w:author="praktikum" w:date="2022-04-12T15:17:00Z">
              <w:tcPr>
                <w:tcW w:w="1047" w:type="dxa"/>
                <w:tcBorders>
                  <w:top w:val="nil"/>
                  <w:left w:val="nil"/>
                  <w:bottom w:val="nil"/>
                  <w:right w:val="nil"/>
                </w:tcBorders>
                <w:shd w:val="clear" w:color="000000" w:fill="FFFFFF"/>
                <w:noWrap/>
                <w:vAlign w:val="center"/>
                <w:hideMark/>
              </w:tcPr>
            </w:tcPrChange>
          </w:tcPr>
          <w:p w14:paraId="3864B72A" w14:textId="77777777" w:rsidR="00DF436C" w:rsidRPr="00DF436C" w:rsidRDefault="00DF436C" w:rsidP="00DF436C">
            <w:pPr>
              <w:spacing w:after="0" w:line="240" w:lineRule="auto"/>
              <w:contextualSpacing w:val="0"/>
              <w:jc w:val="both"/>
              <w:rPr>
                <w:ins w:id="586" w:author="praktikum" w:date="2022-04-12T15:17:00Z"/>
                <w:rFonts w:ascii="Arial" w:eastAsia="Times New Roman" w:hAnsi="Arial" w:cs="Arial"/>
                <w:color w:val="000000"/>
                <w:sz w:val="22"/>
                <w:szCs w:val="22"/>
                <w:lang w:val="de-DE" w:eastAsia="de-DE"/>
              </w:rPr>
            </w:pPr>
            <w:ins w:id="587" w:author="praktikum" w:date="2022-04-12T15:17:00Z">
              <w:r w:rsidRPr="00DF436C">
                <w:rPr>
                  <w:rFonts w:ascii="Arial" w:eastAsia="Times New Roman" w:hAnsi="Arial" w:cs="Arial"/>
                  <w:color w:val="000000"/>
                  <w:sz w:val="22"/>
                  <w:szCs w:val="22"/>
                  <w:lang w:val="de-DE" w:eastAsia="de-DE"/>
                </w:rPr>
                <w:t>2,67</w:t>
              </w:r>
            </w:ins>
          </w:p>
        </w:tc>
        <w:tc>
          <w:tcPr>
            <w:tcW w:w="1045" w:type="dxa"/>
            <w:tcBorders>
              <w:top w:val="nil"/>
              <w:left w:val="nil"/>
              <w:bottom w:val="nil"/>
              <w:right w:val="nil"/>
            </w:tcBorders>
            <w:shd w:val="clear" w:color="000000" w:fill="FFFFFF"/>
            <w:noWrap/>
            <w:vAlign w:val="center"/>
            <w:hideMark/>
            <w:tcPrChange w:id="588" w:author="praktikum" w:date="2022-04-12T15:17:00Z">
              <w:tcPr>
                <w:tcW w:w="1045" w:type="dxa"/>
                <w:tcBorders>
                  <w:top w:val="nil"/>
                  <w:left w:val="nil"/>
                  <w:bottom w:val="nil"/>
                  <w:right w:val="nil"/>
                </w:tcBorders>
                <w:shd w:val="clear" w:color="000000" w:fill="FFFFFF"/>
                <w:noWrap/>
                <w:vAlign w:val="center"/>
                <w:hideMark/>
              </w:tcPr>
            </w:tcPrChange>
          </w:tcPr>
          <w:p w14:paraId="0AD3855A" w14:textId="77777777" w:rsidR="00DF436C" w:rsidRPr="00DF436C" w:rsidRDefault="00DF436C" w:rsidP="00DF436C">
            <w:pPr>
              <w:spacing w:after="0" w:line="240" w:lineRule="auto"/>
              <w:contextualSpacing w:val="0"/>
              <w:jc w:val="both"/>
              <w:rPr>
                <w:ins w:id="589" w:author="praktikum" w:date="2022-04-12T15:17:00Z"/>
                <w:rFonts w:ascii="Arial" w:eastAsia="Times New Roman" w:hAnsi="Arial" w:cs="Arial"/>
                <w:color w:val="000000"/>
                <w:sz w:val="22"/>
                <w:szCs w:val="22"/>
                <w:lang w:val="de-DE" w:eastAsia="de-DE"/>
              </w:rPr>
            </w:pPr>
            <w:ins w:id="590" w:author="praktikum" w:date="2022-04-12T15:17:00Z">
              <w:r w:rsidRPr="00DF436C">
                <w:rPr>
                  <w:rFonts w:ascii="Arial" w:eastAsia="Times New Roman" w:hAnsi="Arial" w:cs="Arial"/>
                  <w:color w:val="000000"/>
                  <w:sz w:val="22"/>
                  <w:szCs w:val="22"/>
                  <w:lang w:val="de-DE" w:eastAsia="de-DE"/>
                </w:rPr>
                <w:t>±0,82</w:t>
              </w:r>
            </w:ins>
          </w:p>
        </w:tc>
        <w:tc>
          <w:tcPr>
            <w:tcW w:w="1047" w:type="dxa"/>
            <w:tcBorders>
              <w:top w:val="nil"/>
              <w:left w:val="nil"/>
              <w:bottom w:val="nil"/>
              <w:right w:val="nil"/>
            </w:tcBorders>
            <w:shd w:val="clear" w:color="000000" w:fill="FFFFFF"/>
            <w:noWrap/>
            <w:vAlign w:val="center"/>
            <w:hideMark/>
            <w:tcPrChange w:id="591" w:author="praktikum" w:date="2022-04-12T15:17:00Z">
              <w:tcPr>
                <w:tcW w:w="1047" w:type="dxa"/>
                <w:tcBorders>
                  <w:top w:val="nil"/>
                  <w:left w:val="nil"/>
                  <w:bottom w:val="nil"/>
                  <w:right w:val="nil"/>
                </w:tcBorders>
                <w:shd w:val="clear" w:color="000000" w:fill="FFFFFF"/>
                <w:noWrap/>
                <w:vAlign w:val="center"/>
                <w:hideMark/>
              </w:tcPr>
            </w:tcPrChange>
          </w:tcPr>
          <w:p w14:paraId="6FAF7EEC" w14:textId="77777777" w:rsidR="00DF436C" w:rsidRPr="00DF436C" w:rsidRDefault="00DF436C" w:rsidP="00DF436C">
            <w:pPr>
              <w:spacing w:after="0" w:line="240" w:lineRule="auto"/>
              <w:contextualSpacing w:val="0"/>
              <w:jc w:val="both"/>
              <w:rPr>
                <w:ins w:id="592" w:author="praktikum" w:date="2022-04-12T15:17:00Z"/>
                <w:rFonts w:ascii="Arial" w:eastAsia="Times New Roman" w:hAnsi="Arial" w:cs="Arial"/>
                <w:color w:val="000000"/>
                <w:sz w:val="22"/>
                <w:szCs w:val="22"/>
                <w:lang w:val="de-DE" w:eastAsia="de-DE"/>
              </w:rPr>
            </w:pPr>
            <w:ins w:id="593" w:author="praktikum" w:date="2022-04-12T15:17:00Z">
              <w:r w:rsidRPr="00DF436C">
                <w:rPr>
                  <w:rFonts w:ascii="Arial" w:eastAsia="Times New Roman" w:hAnsi="Arial" w:cs="Arial"/>
                  <w:color w:val="000000"/>
                  <w:sz w:val="22"/>
                  <w:szCs w:val="22"/>
                  <w:lang w:val="de-DE" w:eastAsia="de-DE"/>
                </w:rPr>
                <w:t>2,93</w:t>
              </w:r>
            </w:ins>
          </w:p>
        </w:tc>
        <w:tc>
          <w:tcPr>
            <w:tcW w:w="1045" w:type="dxa"/>
            <w:tcBorders>
              <w:top w:val="nil"/>
              <w:left w:val="nil"/>
              <w:bottom w:val="nil"/>
              <w:right w:val="nil"/>
            </w:tcBorders>
            <w:shd w:val="clear" w:color="000000" w:fill="FFFFFF"/>
            <w:noWrap/>
            <w:vAlign w:val="center"/>
            <w:hideMark/>
            <w:tcPrChange w:id="594" w:author="praktikum" w:date="2022-04-12T15:17:00Z">
              <w:tcPr>
                <w:tcW w:w="1045" w:type="dxa"/>
                <w:tcBorders>
                  <w:top w:val="nil"/>
                  <w:left w:val="nil"/>
                  <w:bottom w:val="nil"/>
                  <w:right w:val="nil"/>
                </w:tcBorders>
                <w:shd w:val="clear" w:color="000000" w:fill="FFFFFF"/>
                <w:noWrap/>
                <w:vAlign w:val="center"/>
                <w:hideMark/>
              </w:tcPr>
            </w:tcPrChange>
          </w:tcPr>
          <w:p w14:paraId="3AA50A89" w14:textId="77777777" w:rsidR="00DF436C" w:rsidRPr="00DF436C" w:rsidRDefault="00DF436C" w:rsidP="00DF436C">
            <w:pPr>
              <w:spacing w:after="0" w:line="240" w:lineRule="auto"/>
              <w:contextualSpacing w:val="0"/>
              <w:jc w:val="both"/>
              <w:rPr>
                <w:ins w:id="595" w:author="praktikum" w:date="2022-04-12T15:17:00Z"/>
                <w:rFonts w:ascii="Arial" w:eastAsia="Times New Roman" w:hAnsi="Arial" w:cs="Arial"/>
                <w:color w:val="000000"/>
                <w:sz w:val="22"/>
                <w:szCs w:val="22"/>
                <w:lang w:val="de-DE" w:eastAsia="de-DE"/>
              </w:rPr>
            </w:pPr>
            <w:ins w:id="596" w:author="praktikum" w:date="2022-04-12T15:17:00Z">
              <w:r w:rsidRPr="00DF436C">
                <w:rPr>
                  <w:rFonts w:ascii="Arial" w:eastAsia="Times New Roman" w:hAnsi="Arial" w:cs="Arial"/>
                  <w:color w:val="000000"/>
                  <w:sz w:val="22"/>
                  <w:szCs w:val="22"/>
                  <w:lang w:val="de-DE" w:eastAsia="de-DE"/>
                </w:rPr>
                <w:t>±0,58</w:t>
              </w:r>
            </w:ins>
          </w:p>
        </w:tc>
      </w:tr>
      <w:tr w:rsidR="00DF436C" w:rsidRPr="00DF436C" w14:paraId="2720AD6B" w14:textId="77777777" w:rsidTr="00DF436C">
        <w:trPr>
          <w:trHeight w:val="340"/>
          <w:ins w:id="597" w:author="praktikum" w:date="2022-04-12T15:17:00Z"/>
          <w:trPrChange w:id="598"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599" w:author="praktikum" w:date="2022-04-12T15:17:00Z">
              <w:tcPr>
                <w:tcW w:w="3131" w:type="dxa"/>
                <w:tcBorders>
                  <w:top w:val="nil"/>
                  <w:left w:val="nil"/>
                  <w:bottom w:val="nil"/>
                  <w:right w:val="nil"/>
                </w:tcBorders>
                <w:shd w:val="clear" w:color="auto" w:fill="auto"/>
                <w:noWrap/>
                <w:vAlign w:val="center"/>
                <w:hideMark/>
              </w:tcPr>
            </w:tcPrChange>
          </w:tcPr>
          <w:p w14:paraId="45D7BB60" w14:textId="77777777" w:rsidR="00DF436C" w:rsidRPr="00DF436C" w:rsidRDefault="00DF436C" w:rsidP="00DF436C">
            <w:pPr>
              <w:spacing w:after="0" w:line="240" w:lineRule="auto"/>
              <w:contextualSpacing w:val="0"/>
              <w:jc w:val="both"/>
              <w:rPr>
                <w:ins w:id="600" w:author="praktikum" w:date="2022-04-12T15:17:00Z"/>
                <w:rFonts w:ascii="Arial" w:eastAsia="Times New Roman" w:hAnsi="Arial" w:cs="Arial"/>
                <w:color w:val="000000"/>
                <w:sz w:val="22"/>
                <w:szCs w:val="22"/>
                <w:lang w:val="de-DE" w:eastAsia="de-DE"/>
              </w:rPr>
            </w:pPr>
            <w:proofErr w:type="spellStart"/>
            <w:ins w:id="601" w:author="praktikum" w:date="2022-04-12T15:17:00Z">
              <w:r w:rsidRPr="00DF436C">
                <w:rPr>
                  <w:rFonts w:ascii="Arial" w:eastAsia="Times New Roman" w:hAnsi="Arial" w:cs="Arial"/>
                  <w:color w:val="000000"/>
                  <w:sz w:val="22"/>
                  <w:szCs w:val="22"/>
                  <w:lang w:val="de-DE" w:eastAsia="de-DE"/>
                </w:rPr>
                <w:t>Calmness</w:t>
              </w:r>
              <w:proofErr w:type="spellEnd"/>
              <w:r w:rsidRPr="00DF436C">
                <w:rPr>
                  <w:rFonts w:ascii="Arial" w:eastAsia="Times New Roman" w:hAnsi="Arial" w:cs="Arial"/>
                  <w:color w:val="000000"/>
                  <w:sz w:val="22"/>
                  <w:szCs w:val="22"/>
                  <w:lang w:val="de-DE" w:eastAsia="de-DE"/>
                </w:rPr>
                <w:t xml:space="preserve"> T1</w:t>
              </w:r>
            </w:ins>
          </w:p>
        </w:tc>
        <w:tc>
          <w:tcPr>
            <w:tcW w:w="1046" w:type="dxa"/>
            <w:tcBorders>
              <w:top w:val="nil"/>
              <w:left w:val="nil"/>
              <w:bottom w:val="nil"/>
              <w:right w:val="nil"/>
            </w:tcBorders>
            <w:shd w:val="clear" w:color="000000" w:fill="FFFFFF"/>
            <w:noWrap/>
            <w:vAlign w:val="center"/>
            <w:hideMark/>
            <w:tcPrChange w:id="602" w:author="praktikum" w:date="2022-04-12T15:17:00Z">
              <w:tcPr>
                <w:tcW w:w="1046" w:type="dxa"/>
                <w:tcBorders>
                  <w:top w:val="nil"/>
                  <w:left w:val="nil"/>
                  <w:bottom w:val="nil"/>
                  <w:right w:val="nil"/>
                </w:tcBorders>
                <w:shd w:val="clear" w:color="000000" w:fill="FFFFFF"/>
                <w:noWrap/>
                <w:vAlign w:val="center"/>
                <w:hideMark/>
              </w:tcPr>
            </w:tcPrChange>
          </w:tcPr>
          <w:p w14:paraId="003C3A8E" w14:textId="77777777" w:rsidR="00DF436C" w:rsidRPr="00DF436C" w:rsidRDefault="00DF436C" w:rsidP="00DF436C">
            <w:pPr>
              <w:spacing w:after="0" w:line="240" w:lineRule="auto"/>
              <w:contextualSpacing w:val="0"/>
              <w:jc w:val="both"/>
              <w:rPr>
                <w:ins w:id="603" w:author="praktikum" w:date="2022-04-12T15:17:00Z"/>
                <w:rFonts w:ascii="Arial" w:eastAsia="Times New Roman" w:hAnsi="Arial" w:cs="Arial"/>
                <w:color w:val="000000"/>
                <w:sz w:val="22"/>
                <w:szCs w:val="22"/>
                <w:lang w:val="de-DE" w:eastAsia="de-DE"/>
              </w:rPr>
            </w:pPr>
            <w:ins w:id="604" w:author="praktikum" w:date="2022-04-12T15:17:00Z">
              <w:r w:rsidRPr="00DF436C">
                <w:rPr>
                  <w:rFonts w:ascii="Arial" w:eastAsia="Times New Roman" w:hAnsi="Arial" w:cs="Arial"/>
                  <w:color w:val="000000"/>
                  <w:sz w:val="22"/>
                  <w:szCs w:val="22"/>
                  <w:lang w:val="de-DE" w:eastAsia="de-DE"/>
                </w:rPr>
                <w:t>2,99</w:t>
              </w:r>
            </w:ins>
          </w:p>
        </w:tc>
        <w:tc>
          <w:tcPr>
            <w:tcW w:w="1045" w:type="dxa"/>
            <w:tcBorders>
              <w:top w:val="nil"/>
              <w:left w:val="nil"/>
              <w:bottom w:val="nil"/>
              <w:right w:val="nil"/>
            </w:tcBorders>
            <w:shd w:val="clear" w:color="000000" w:fill="FFFFFF"/>
            <w:noWrap/>
            <w:vAlign w:val="center"/>
            <w:hideMark/>
            <w:tcPrChange w:id="605" w:author="praktikum" w:date="2022-04-12T15:17:00Z">
              <w:tcPr>
                <w:tcW w:w="1045" w:type="dxa"/>
                <w:tcBorders>
                  <w:top w:val="nil"/>
                  <w:left w:val="nil"/>
                  <w:bottom w:val="nil"/>
                  <w:right w:val="nil"/>
                </w:tcBorders>
                <w:shd w:val="clear" w:color="000000" w:fill="FFFFFF"/>
                <w:noWrap/>
                <w:vAlign w:val="center"/>
                <w:hideMark/>
              </w:tcPr>
            </w:tcPrChange>
          </w:tcPr>
          <w:p w14:paraId="219F038C" w14:textId="77777777" w:rsidR="00DF436C" w:rsidRPr="00DF436C" w:rsidRDefault="00DF436C" w:rsidP="00DF436C">
            <w:pPr>
              <w:spacing w:after="0" w:line="240" w:lineRule="auto"/>
              <w:contextualSpacing w:val="0"/>
              <w:jc w:val="both"/>
              <w:rPr>
                <w:ins w:id="606" w:author="praktikum" w:date="2022-04-12T15:17:00Z"/>
                <w:rFonts w:ascii="Arial" w:eastAsia="Times New Roman" w:hAnsi="Arial" w:cs="Arial"/>
                <w:color w:val="000000"/>
                <w:sz w:val="22"/>
                <w:szCs w:val="22"/>
                <w:lang w:val="de-DE" w:eastAsia="de-DE"/>
              </w:rPr>
            </w:pPr>
            <w:ins w:id="607" w:author="praktikum" w:date="2022-04-12T15:17:00Z">
              <w:r w:rsidRPr="00DF436C">
                <w:rPr>
                  <w:rFonts w:ascii="Arial" w:eastAsia="Times New Roman" w:hAnsi="Arial" w:cs="Arial"/>
                  <w:color w:val="000000"/>
                  <w:sz w:val="22"/>
                  <w:szCs w:val="22"/>
                  <w:lang w:val="de-DE" w:eastAsia="de-DE"/>
                </w:rPr>
                <w:t>±0,74</w:t>
              </w:r>
            </w:ins>
          </w:p>
        </w:tc>
        <w:tc>
          <w:tcPr>
            <w:tcW w:w="1047" w:type="dxa"/>
            <w:tcBorders>
              <w:top w:val="nil"/>
              <w:left w:val="nil"/>
              <w:bottom w:val="nil"/>
              <w:right w:val="nil"/>
            </w:tcBorders>
            <w:shd w:val="clear" w:color="000000" w:fill="FFFFFF"/>
            <w:noWrap/>
            <w:vAlign w:val="center"/>
            <w:hideMark/>
            <w:tcPrChange w:id="608" w:author="praktikum" w:date="2022-04-12T15:17:00Z">
              <w:tcPr>
                <w:tcW w:w="1047" w:type="dxa"/>
                <w:tcBorders>
                  <w:top w:val="nil"/>
                  <w:left w:val="nil"/>
                  <w:bottom w:val="nil"/>
                  <w:right w:val="nil"/>
                </w:tcBorders>
                <w:shd w:val="clear" w:color="000000" w:fill="FFFFFF"/>
                <w:noWrap/>
                <w:vAlign w:val="center"/>
                <w:hideMark/>
              </w:tcPr>
            </w:tcPrChange>
          </w:tcPr>
          <w:p w14:paraId="6C57E0E8" w14:textId="77777777" w:rsidR="00DF436C" w:rsidRPr="00DF436C" w:rsidRDefault="00DF436C" w:rsidP="00DF436C">
            <w:pPr>
              <w:spacing w:after="0" w:line="240" w:lineRule="auto"/>
              <w:contextualSpacing w:val="0"/>
              <w:jc w:val="both"/>
              <w:rPr>
                <w:ins w:id="609" w:author="praktikum" w:date="2022-04-12T15:17:00Z"/>
                <w:rFonts w:ascii="Arial" w:eastAsia="Times New Roman" w:hAnsi="Arial" w:cs="Arial"/>
                <w:color w:val="000000"/>
                <w:sz w:val="22"/>
                <w:szCs w:val="22"/>
                <w:lang w:val="de-DE" w:eastAsia="de-DE"/>
              </w:rPr>
            </w:pPr>
            <w:ins w:id="610" w:author="praktikum" w:date="2022-04-12T15:17:00Z">
              <w:r w:rsidRPr="00DF436C">
                <w:rPr>
                  <w:rFonts w:ascii="Arial" w:eastAsia="Times New Roman" w:hAnsi="Arial" w:cs="Arial"/>
                  <w:color w:val="000000"/>
                  <w:sz w:val="22"/>
                  <w:szCs w:val="22"/>
                  <w:lang w:val="de-DE" w:eastAsia="de-DE"/>
                </w:rPr>
                <w:t>2,75</w:t>
              </w:r>
            </w:ins>
          </w:p>
        </w:tc>
        <w:tc>
          <w:tcPr>
            <w:tcW w:w="1045" w:type="dxa"/>
            <w:tcBorders>
              <w:top w:val="nil"/>
              <w:left w:val="nil"/>
              <w:bottom w:val="nil"/>
              <w:right w:val="nil"/>
            </w:tcBorders>
            <w:shd w:val="clear" w:color="000000" w:fill="FFFFFF"/>
            <w:noWrap/>
            <w:vAlign w:val="center"/>
            <w:hideMark/>
            <w:tcPrChange w:id="611" w:author="praktikum" w:date="2022-04-12T15:17:00Z">
              <w:tcPr>
                <w:tcW w:w="1045" w:type="dxa"/>
                <w:tcBorders>
                  <w:top w:val="nil"/>
                  <w:left w:val="nil"/>
                  <w:bottom w:val="nil"/>
                  <w:right w:val="nil"/>
                </w:tcBorders>
                <w:shd w:val="clear" w:color="000000" w:fill="FFFFFF"/>
                <w:noWrap/>
                <w:vAlign w:val="center"/>
                <w:hideMark/>
              </w:tcPr>
            </w:tcPrChange>
          </w:tcPr>
          <w:p w14:paraId="025C24B6" w14:textId="77777777" w:rsidR="00DF436C" w:rsidRPr="00DF436C" w:rsidRDefault="00DF436C" w:rsidP="00DF436C">
            <w:pPr>
              <w:spacing w:after="0" w:line="240" w:lineRule="auto"/>
              <w:contextualSpacing w:val="0"/>
              <w:jc w:val="both"/>
              <w:rPr>
                <w:ins w:id="612" w:author="praktikum" w:date="2022-04-12T15:17:00Z"/>
                <w:rFonts w:ascii="Arial" w:eastAsia="Times New Roman" w:hAnsi="Arial" w:cs="Arial"/>
                <w:color w:val="000000"/>
                <w:sz w:val="22"/>
                <w:szCs w:val="22"/>
                <w:lang w:val="de-DE" w:eastAsia="de-DE"/>
              </w:rPr>
            </w:pPr>
            <w:ins w:id="613" w:author="praktikum" w:date="2022-04-12T15:17:00Z">
              <w:r w:rsidRPr="00DF436C">
                <w:rPr>
                  <w:rFonts w:ascii="Arial" w:eastAsia="Times New Roman" w:hAnsi="Arial" w:cs="Arial"/>
                  <w:color w:val="000000"/>
                  <w:sz w:val="22"/>
                  <w:szCs w:val="22"/>
                  <w:lang w:val="de-DE" w:eastAsia="de-DE"/>
                </w:rPr>
                <w:t>±0,93</w:t>
              </w:r>
            </w:ins>
          </w:p>
        </w:tc>
        <w:tc>
          <w:tcPr>
            <w:tcW w:w="1047" w:type="dxa"/>
            <w:tcBorders>
              <w:top w:val="nil"/>
              <w:left w:val="nil"/>
              <w:bottom w:val="nil"/>
              <w:right w:val="nil"/>
            </w:tcBorders>
            <w:shd w:val="clear" w:color="000000" w:fill="FFFFFF"/>
            <w:noWrap/>
            <w:vAlign w:val="center"/>
            <w:hideMark/>
            <w:tcPrChange w:id="614" w:author="praktikum" w:date="2022-04-12T15:17:00Z">
              <w:tcPr>
                <w:tcW w:w="1047" w:type="dxa"/>
                <w:tcBorders>
                  <w:top w:val="nil"/>
                  <w:left w:val="nil"/>
                  <w:bottom w:val="nil"/>
                  <w:right w:val="nil"/>
                </w:tcBorders>
                <w:shd w:val="clear" w:color="000000" w:fill="FFFFFF"/>
                <w:noWrap/>
                <w:vAlign w:val="center"/>
                <w:hideMark/>
              </w:tcPr>
            </w:tcPrChange>
          </w:tcPr>
          <w:p w14:paraId="23F91A7C" w14:textId="77777777" w:rsidR="00DF436C" w:rsidRPr="00DF436C" w:rsidRDefault="00DF436C" w:rsidP="00DF436C">
            <w:pPr>
              <w:spacing w:after="0" w:line="240" w:lineRule="auto"/>
              <w:contextualSpacing w:val="0"/>
              <w:jc w:val="both"/>
              <w:rPr>
                <w:ins w:id="615" w:author="praktikum" w:date="2022-04-12T15:17:00Z"/>
                <w:rFonts w:ascii="Arial" w:eastAsia="Times New Roman" w:hAnsi="Arial" w:cs="Arial"/>
                <w:color w:val="000000"/>
                <w:sz w:val="22"/>
                <w:szCs w:val="22"/>
                <w:lang w:val="de-DE" w:eastAsia="de-DE"/>
              </w:rPr>
            </w:pPr>
            <w:ins w:id="616" w:author="praktikum" w:date="2022-04-12T15:17:00Z">
              <w:r w:rsidRPr="00DF436C">
                <w:rPr>
                  <w:rFonts w:ascii="Arial" w:eastAsia="Times New Roman" w:hAnsi="Arial" w:cs="Arial"/>
                  <w:color w:val="000000"/>
                  <w:sz w:val="22"/>
                  <w:szCs w:val="22"/>
                  <w:lang w:val="de-DE" w:eastAsia="de-DE"/>
                </w:rPr>
                <w:t>3,08</w:t>
              </w:r>
            </w:ins>
          </w:p>
        </w:tc>
        <w:tc>
          <w:tcPr>
            <w:tcW w:w="1045" w:type="dxa"/>
            <w:tcBorders>
              <w:top w:val="nil"/>
              <w:left w:val="nil"/>
              <w:bottom w:val="nil"/>
              <w:right w:val="nil"/>
            </w:tcBorders>
            <w:shd w:val="clear" w:color="000000" w:fill="FFFFFF"/>
            <w:noWrap/>
            <w:vAlign w:val="center"/>
            <w:hideMark/>
            <w:tcPrChange w:id="617" w:author="praktikum" w:date="2022-04-12T15:17:00Z">
              <w:tcPr>
                <w:tcW w:w="1045" w:type="dxa"/>
                <w:tcBorders>
                  <w:top w:val="nil"/>
                  <w:left w:val="nil"/>
                  <w:bottom w:val="nil"/>
                  <w:right w:val="nil"/>
                </w:tcBorders>
                <w:shd w:val="clear" w:color="000000" w:fill="FFFFFF"/>
                <w:noWrap/>
                <w:vAlign w:val="center"/>
                <w:hideMark/>
              </w:tcPr>
            </w:tcPrChange>
          </w:tcPr>
          <w:p w14:paraId="2679BBA7" w14:textId="77777777" w:rsidR="00DF436C" w:rsidRPr="00DF436C" w:rsidRDefault="00DF436C" w:rsidP="00DF436C">
            <w:pPr>
              <w:spacing w:after="0" w:line="240" w:lineRule="auto"/>
              <w:contextualSpacing w:val="0"/>
              <w:jc w:val="both"/>
              <w:rPr>
                <w:ins w:id="618" w:author="praktikum" w:date="2022-04-12T15:17:00Z"/>
                <w:rFonts w:ascii="Arial" w:eastAsia="Times New Roman" w:hAnsi="Arial" w:cs="Arial"/>
                <w:color w:val="000000"/>
                <w:sz w:val="22"/>
                <w:szCs w:val="22"/>
                <w:lang w:val="de-DE" w:eastAsia="de-DE"/>
              </w:rPr>
            </w:pPr>
            <w:ins w:id="619" w:author="praktikum" w:date="2022-04-12T15:17:00Z">
              <w:r w:rsidRPr="00DF436C">
                <w:rPr>
                  <w:rFonts w:ascii="Arial" w:eastAsia="Times New Roman" w:hAnsi="Arial" w:cs="Arial"/>
                  <w:color w:val="000000"/>
                  <w:sz w:val="22"/>
                  <w:szCs w:val="22"/>
                  <w:lang w:val="de-DE" w:eastAsia="de-DE"/>
                </w:rPr>
                <w:t>±0,69</w:t>
              </w:r>
            </w:ins>
          </w:p>
        </w:tc>
      </w:tr>
      <w:tr w:rsidR="00DF436C" w:rsidRPr="00DF436C" w14:paraId="4DD8872B" w14:textId="77777777" w:rsidTr="00DF436C">
        <w:trPr>
          <w:trHeight w:val="340"/>
          <w:ins w:id="620" w:author="praktikum" w:date="2022-04-12T15:17:00Z"/>
          <w:trPrChange w:id="621" w:author="praktikum" w:date="2022-04-12T15:17:00Z">
            <w:trPr>
              <w:trHeight w:val="283"/>
            </w:trPr>
          </w:trPrChange>
        </w:trPr>
        <w:tc>
          <w:tcPr>
            <w:tcW w:w="3131" w:type="dxa"/>
            <w:tcBorders>
              <w:top w:val="nil"/>
              <w:left w:val="nil"/>
              <w:bottom w:val="nil"/>
              <w:right w:val="nil"/>
            </w:tcBorders>
            <w:shd w:val="clear" w:color="auto" w:fill="auto"/>
            <w:noWrap/>
            <w:vAlign w:val="center"/>
            <w:hideMark/>
            <w:tcPrChange w:id="622" w:author="praktikum" w:date="2022-04-12T15:17:00Z">
              <w:tcPr>
                <w:tcW w:w="3131" w:type="dxa"/>
                <w:tcBorders>
                  <w:top w:val="nil"/>
                  <w:left w:val="nil"/>
                  <w:bottom w:val="nil"/>
                  <w:right w:val="nil"/>
                </w:tcBorders>
                <w:shd w:val="clear" w:color="auto" w:fill="auto"/>
                <w:noWrap/>
                <w:vAlign w:val="center"/>
                <w:hideMark/>
              </w:tcPr>
            </w:tcPrChange>
          </w:tcPr>
          <w:p w14:paraId="2BA99ABE" w14:textId="77777777" w:rsidR="00DF436C" w:rsidRPr="00DF436C" w:rsidRDefault="00DF436C" w:rsidP="00DF436C">
            <w:pPr>
              <w:spacing w:after="0" w:line="240" w:lineRule="auto"/>
              <w:contextualSpacing w:val="0"/>
              <w:jc w:val="both"/>
              <w:rPr>
                <w:ins w:id="623" w:author="praktikum" w:date="2022-04-12T15:17:00Z"/>
                <w:rFonts w:ascii="Arial" w:eastAsia="Times New Roman" w:hAnsi="Arial" w:cs="Arial"/>
                <w:color w:val="000000"/>
                <w:sz w:val="22"/>
                <w:szCs w:val="22"/>
                <w:lang w:val="de-DE" w:eastAsia="de-DE"/>
              </w:rPr>
            </w:pPr>
            <w:proofErr w:type="spellStart"/>
            <w:ins w:id="624" w:author="praktikum" w:date="2022-04-12T15:17:00Z">
              <w:r w:rsidRPr="00DF436C">
                <w:rPr>
                  <w:rFonts w:ascii="Arial" w:eastAsia="Times New Roman" w:hAnsi="Arial" w:cs="Arial"/>
                  <w:color w:val="000000"/>
                  <w:sz w:val="22"/>
                  <w:szCs w:val="22"/>
                  <w:lang w:val="de-DE" w:eastAsia="de-DE"/>
                </w:rPr>
                <w:t>Calmness</w:t>
              </w:r>
              <w:proofErr w:type="spellEnd"/>
              <w:r w:rsidRPr="00DF436C">
                <w:rPr>
                  <w:rFonts w:ascii="Arial" w:eastAsia="Times New Roman" w:hAnsi="Arial" w:cs="Arial"/>
                  <w:color w:val="000000"/>
                  <w:sz w:val="22"/>
                  <w:szCs w:val="22"/>
                  <w:lang w:val="de-DE" w:eastAsia="de-DE"/>
                </w:rPr>
                <w:t xml:space="preserve"> T2</w:t>
              </w:r>
            </w:ins>
          </w:p>
        </w:tc>
        <w:tc>
          <w:tcPr>
            <w:tcW w:w="1046" w:type="dxa"/>
            <w:tcBorders>
              <w:top w:val="nil"/>
              <w:left w:val="nil"/>
              <w:bottom w:val="nil"/>
              <w:right w:val="nil"/>
            </w:tcBorders>
            <w:shd w:val="clear" w:color="000000" w:fill="FFFFFF"/>
            <w:noWrap/>
            <w:vAlign w:val="center"/>
            <w:hideMark/>
            <w:tcPrChange w:id="625" w:author="praktikum" w:date="2022-04-12T15:17:00Z">
              <w:tcPr>
                <w:tcW w:w="1046" w:type="dxa"/>
                <w:tcBorders>
                  <w:top w:val="nil"/>
                  <w:left w:val="nil"/>
                  <w:bottom w:val="nil"/>
                  <w:right w:val="nil"/>
                </w:tcBorders>
                <w:shd w:val="clear" w:color="000000" w:fill="FFFFFF"/>
                <w:noWrap/>
                <w:vAlign w:val="center"/>
                <w:hideMark/>
              </w:tcPr>
            </w:tcPrChange>
          </w:tcPr>
          <w:p w14:paraId="24A23FB2" w14:textId="77777777" w:rsidR="00DF436C" w:rsidRPr="00DF436C" w:rsidRDefault="00DF436C" w:rsidP="00DF436C">
            <w:pPr>
              <w:spacing w:after="0" w:line="240" w:lineRule="auto"/>
              <w:contextualSpacing w:val="0"/>
              <w:jc w:val="both"/>
              <w:rPr>
                <w:ins w:id="626" w:author="praktikum" w:date="2022-04-12T15:17:00Z"/>
                <w:rFonts w:ascii="Arial" w:eastAsia="Times New Roman" w:hAnsi="Arial" w:cs="Arial"/>
                <w:color w:val="000000"/>
                <w:sz w:val="22"/>
                <w:szCs w:val="22"/>
                <w:lang w:val="de-DE" w:eastAsia="de-DE"/>
              </w:rPr>
            </w:pPr>
            <w:ins w:id="627" w:author="praktikum" w:date="2022-04-12T15:17:00Z">
              <w:r w:rsidRPr="00DF436C">
                <w:rPr>
                  <w:rFonts w:ascii="Arial" w:eastAsia="Times New Roman" w:hAnsi="Arial" w:cs="Arial"/>
                  <w:color w:val="000000"/>
                  <w:sz w:val="22"/>
                  <w:szCs w:val="22"/>
                  <w:lang w:val="de-DE" w:eastAsia="de-DE"/>
                </w:rPr>
                <w:t>2,97</w:t>
              </w:r>
            </w:ins>
          </w:p>
        </w:tc>
        <w:tc>
          <w:tcPr>
            <w:tcW w:w="1045" w:type="dxa"/>
            <w:tcBorders>
              <w:top w:val="nil"/>
              <w:left w:val="nil"/>
              <w:bottom w:val="nil"/>
              <w:right w:val="nil"/>
            </w:tcBorders>
            <w:shd w:val="clear" w:color="000000" w:fill="FFFFFF"/>
            <w:noWrap/>
            <w:vAlign w:val="center"/>
            <w:hideMark/>
            <w:tcPrChange w:id="628" w:author="praktikum" w:date="2022-04-12T15:17:00Z">
              <w:tcPr>
                <w:tcW w:w="1045" w:type="dxa"/>
                <w:tcBorders>
                  <w:top w:val="nil"/>
                  <w:left w:val="nil"/>
                  <w:bottom w:val="nil"/>
                  <w:right w:val="nil"/>
                </w:tcBorders>
                <w:shd w:val="clear" w:color="000000" w:fill="FFFFFF"/>
                <w:noWrap/>
                <w:vAlign w:val="center"/>
                <w:hideMark/>
              </w:tcPr>
            </w:tcPrChange>
          </w:tcPr>
          <w:p w14:paraId="7F724CE0" w14:textId="77777777" w:rsidR="00DF436C" w:rsidRPr="00DF436C" w:rsidRDefault="00DF436C" w:rsidP="00DF436C">
            <w:pPr>
              <w:spacing w:after="0" w:line="240" w:lineRule="auto"/>
              <w:contextualSpacing w:val="0"/>
              <w:jc w:val="both"/>
              <w:rPr>
                <w:ins w:id="629" w:author="praktikum" w:date="2022-04-12T15:17:00Z"/>
                <w:rFonts w:ascii="Arial" w:eastAsia="Times New Roman" w:hAnsi="Arial" w:cs="Arial"/>
                <w:color w:val="000000"/>
                <w:sz w:val="22"/>
                <w:szCs w:val="22"/>
                <w:lang w:val="de-DE" w:eastAsia="de-DE"/>
              </w:rPr>
            </w:pPr>
            <w:ins w:id="630" w:author="praktikum" w:date="2022-04-12T15:17:00Z">
              <w:r w:rsidRPr="00DF436C">
                <w:rPr>
                  <w:rFonts w:ascii="Arial" w:eastAsia="Times New Roman" w:hAnsi="Arial" w:cs="Arial"/>
                  <w:color w:val="000000"/>
                  <w:sz w:val="22"/>
                  <w:szCs w:val="22"/>
                  <w:lang w:val="de-DE" w:eastAsia="de-DE"/>
                </w:rPr>
                <w:t>±0,77</w:t>
              </w:r>
            </w:ins>
          </w:p>
        </w:tc>
        <w:tc>
          <w:tcPr>
            <w:tcW w:w="1047" w:type="dxa"/>
            <w:tcBorders>
              <w:top w:val="nil"/>
              <w:left w:val="nil"/>
              <w:bottom w:val="nil"/>
              <w:right w:val="nil"/>
            </w:tcBorders>
            <w:shd w:val="clear" w:color="000000" w:fill="FFFFFF"/>
            <w:noWrap/>
            <w:vAlign w:val="center"/>
            <w:hideMark/>
            <w:tcPrChange w:id="631" w:author="praktikum" w:date="2022-04-12T15:17:00Z">
              <w:tcPr>
                <w:tcW w:w="1047" w:type="dxa"/>
                <w:tcBorders>
                  <w:top w:val="nil"/>
                  <w:left w:val="nil"/>
                  <w:bottom w:val="nil"/>
                  <w:right w:val="nil"/>
                </w:tcBorders>
                <w:shd w:val="clear" w:color="000000" w:fill="FFFFFF"/>
                <w:noWrap/>
                <w:vAlign w:val="center"/>
                <w:hideMark/>
              </w:tcPr>
            </w:tcPrChange>
          </w:tcPr>
          <w:p w14:paraId="5EFC3CF0" w14:textId="77777777" w:rsidR="00DF436C" w:rsidRPr="00DF436C" w:rsidRDefault="00DF436C" w:rsidP="00DF436C">
            <w:pPr>
              <w:spacing w:after="0" w:line="240" w:lineRule="auto"/>
              <w:contextualSpacing w:val="0"/>
              <w:jc w:val="both"/>
              <w:rPr>
                <w:ins w:id="632" w:author="praktikum" w:date="2022-04-12T15:17:00Z"/>
                <w:rFonts w:ascii="Arial" w:eastAsia="Times New Roman" w:hAnsi="Arial" w:cs="Arial"/>
                <w:color w:val="000000"/>
                <w:sz w:val="22"/>
                <w:szCs w:val="22"/>
                <w:lang w:val="de-DE" w:eastAsia="de-DE"/>
              </w:rPr>
            </w:pPr>
            <w:ins w:id="633" w:author="praktikum" w:date="2022-04-12T15:17:00Z">
              <w:r w:rsidRPr="00DF436C">
                <w:rPr>
                  <w:rFonts w:ascii="Arial" w:eastAsia="Times New Roman" w:hAnsi="Arial" w:cs="Arial"/>
                  <w:color w:val="000000"/>
                  <w:sz w:val="22"/>
                  <w:szCs w:val="22"/>
                  <w:lang w:val="de-DE" w:eastAsia="de-DE"/>
                </w:rPr>
                <w:t>2,91</w:t>
              </w:r>
            </w:ins>
          </w:p>
        </w:tc>
        <w:tc>
          <w:tcPr>
            <w:tcW w:w="1045" w:type="dxa"/>
            <w:tcBorders>
              <w:top w:val="nil"/>
              <w:left w:val="nil"/>
              <w:bottom w:val="nil"/>
              <w:right w:val="nil"/>
            </w:tcBorders>
            <w:shd w:val="clear" w:color="000000" w:fill="FFFFFF"/>
            <w:noWrap/>
            <w:vAlign w:val="center"/>
            <w:hideMark/>
            <w:tcPrChange w:id="634" w:author="praktikum" w:date="2022-04-12T15:17:00Z">
              <w:tcPr>
                <w:tcW w:w="1045" w:type="dxa"/>
                <w:tcBorders>
                  <w:top w:val="nil"/>
                  <w:left w:val="nil"/>
                  <w:bottom w:val="nil"/>
                  <w:right w:val="nil"/>
                </w:tcBorders>
                <w:shd w:val="clear" w:color="000000" w:fill="FFFFFF"/>
                <w:noWrap/>
                <w:vAlign w:val="center"/>
                <w:hideMark/>
              </w:tcPr>
            </w:tcPrChange>
          </w:tcPr>
          <w:p w14:paraId="0DBA9DEE" w14:textId="77777777" w:rsidR="00DF436C" w:rsidRPr="00DF436C" w:rsidRDefault="00DF436C" w:rsidP="00DF436C">
            <w:pPr>
              <w:spacing w:after="0" w:line="240" w:lineRule="auto"/>
              <w:contextualSpacing w:val="0"/>
              <w:jc w:val="both"/>
              <w:rPr>
                <w:ins w:id="635" w:author="praktikum" w:date="2022-04-12T15:17:00Z"/>
                <w:rFonts w:ascii="Arial" w:eastAsia="Times New Roman" w:hAnsi="Arial" w:cs="Arial"/>
                <w:color w:val="000000"/>
                <w:sz w:val="22"/>
                <w:szCs w:val="22"/>
                <w:lang w:val="de-DE" w:eastAsia="de-DE"/>
              </w:rPr>
            </w:pPr>
            <w:ins w:id="636" w:author="praktikum" w:date="2022-04-12T15:17:00Z">
              <w:r w:rsidRPr="00DF436C">
                <w:rPr>
                  <w:rFonts w:ascii="Arial" w:eastAsia="Times New Roman" w:hAnsi="Arial" w:cs="Arial"/>
                  <w:color w:val="000000"/>
                  <w:sz w:val="22"/>
                  <w:szCs w:val="22"/>
                  <w:lang w:val="de-DE" w:eastAsia="de-DE"/>
                </w:rPr>
                <w:t>±0,95</w:t>
              </w:r>
            </w:ins>
          </w:p>
        </w:tc>
        <w:tc>
          <w:tcPr>
            <w:tcW w:w="1047" w:type="dxa"/>
            <w:tcBorders>
              <w:top w:val="nil"/>
              <w:left w:val="nil"/>
              <w:bottom w:val="nil"/>
              <w:right w:val="nil"/>
            </w:tcBorders>
            <w:shd w:val="clear" w:color="000000" w:fill="FFFFFF"/>
            <w:noWrap/>
            <w:vAlign w:val="center"/>
            <w:hideMark/>
            <w:tcPrChange w:id="637" w:author="praktikum" w:date="2022-04-12T15:17:00Z">
              <w:tcPr>
                <w:tcW w:w="1047" w:type="dxa"/>
                <w:tcBorders>
                  <w:top w:val="nil"/>
                  <w:left w:val="nil"/>
                  <w:bottom w:val="nil"/>
                  <w:right w:val="nil"/>
                </w:tcBorders>
                <w:shd w:val="clear" w:color="000000" w:fill="FFFFFF"/>
                <w:noWrap/>
                <w:vAlign w:val="center"/>
                <w:hideMark/>
              </w:tcPr>
            </w:tcPrChange>
          </w:tcPr>
          <w:p w14:paraId="4B4965AA" w14:textId="77777777" w:rsidR="00DF436C" w:rsidRPr="00DF436C" w:rsidRDefault="00DF436C" w:rsidP="00DF436C">
            <w:pPr>
              <w:spacing w:after="0" w:line="240" w:lineRule="auto"/>
              <w:contextualSpacing w:val="0"/>
              <w:jc w:val="both"/>
              <w:rPr>
                <w:ins w:id="638" w:author="praktikum" w:date="2022-04-12T15:17:00Z"/>
                <w:rFonts w:ascii="Arial" w:eastAsia="Times New Roman" w:hAnsi="Arial" w:cs="Arial"/>
                <w:color w:val="000000"/>
                <w:sz w:val="22"/>
                <w:szCs w:val="22"/>
                <w:lang w:val="de-DE" w:eastAsia="de-DE"/>
              </w:rPr>
            </w:pPr>
            <w:ins w:id="639" w:author="praktikum" w:date="2022-04-12T15:17:00Z">
              <w:r w:rsidRPr="00DF436C">
                <w:rPr>
                  <w:rFonts w:ascii="Arial" w:eastAsia="Times New Roman" w:hAnsi="Arial" w:cs="Arial"/>
                  <w:color w:val="000000"/>
                  <w:sz w:val="22"/>
                  <w:szCs w:val="22"/>
                  <w:lang w:val="de-DE" w:eastAsia="de-DE"/>
                </w:rPr>
                <w:t>2,93</w:t>
              </w:r>
            </w:ins>
          </w:p>
        </w:tc>
        <w:tc>
          <w:tcPr>
            <w:tcW w:w="1045" w:type="dxa"/>
            <w:tcBorders>
              <w:top w:val="nil"/>
              <w:left w:val="nil"/>
              <w:bottom w:val="nil"/>
              <w:right w:val="nil"/>
            </w:tcBorders>
            <w:shd w:val="clear" w:color="000000" w:fill="FFFFFF"/>
            <w:noWrap/>
            <w:vAlign w:val="center"/>
            <w:hideMark/>
            <w:tcPrChange w:id="640" w:author="praktikum" w:date="2022-04-12T15:17:00Z">
              <w:tcPr>
                <w:tcW w:w="1045" w:type="dxa"/>
                <w:tcBorders>
                  <w:top w:val="nil"/>
                  <w:left w:val="nil"/>
                  <w:bottom w:val="nil"/>
                  <w:right w:val="nil"/>
                </w:tcBorders>
                <w:shd w:val="clear" w:color="000000" w:fill="FFFFFF"/>
                <w:noWrap/>
                <w:vAlign w:val="center"/>
                <w:hideMark/>
              </w:tcPr>
            </w:tcPrChange>
          </w:tcPr>
          <w:p w14:paraId="59CDF90E" w14:textId="77777777" w:rsidR="00DF436C" w:rsidRPr="00DF436C" w:rsidRDefault="00DF436C" w:rsidP="00DF436C">
            <w:pPr>
              <w:spacing w:after="0" w:line="240" w:lineRule="auto"/>
              <w:contextualSpacing w:val="0"/>
              <w:jc w:val="both"/>
              <w:rPr>
                <w:ins w:id="641" w:author="praktikum" w:date="2022-04-12T15:17:00Z"/>
                <w:rFonts w:ascii="Arial" w:eastAsia="Times New Roman" w:hAnsi="Arial" w:cs="Arial"/>
                <w:color w:val="000000"/>
                <w:sz w:val="22"/>
                <w:szCs w:val="22"/>
                <w:lang w:val="de-DE" w:eastAsia="de-DE"/>
              </w:rPr>
            </w:pPr>
            <w:ins w:id="642" w:author="praktikum" w:date="2022-04-12T15:17:00Z">
              <w:r w:rsidRPr="00DF436C">
                <w:rPr>
                  <w:rFonts w:ascii="Arial" w:eastAsia="Times New Roman" w:hAnsi="Arial" w:cs="Arial"/>
                  <w:color w:val="000000"/>
                  <w:sz w:val="22"/>
                  <w:szCs w:val="22"/>
                  <w:lang w:val="de-DE" w:eastAsia="de-DE"/>
                </w:rPr>
                <w:t>±1</w:t>
              </w:r>
            </w:ins>
          </w:p>
        </w:tc>
      </w:tr>
    </w:tbl>
    <w:p w14:paraId="6DD6C670" w14:textId="3183C219" w:rsidR="00EB31DA" w:rsidRDefault="00EB31DA" w:rsidP="00611149">
      <w:pPr>
        <w:rPr>
          <w:ins w:id="643" w:author="praktikum" w:date="2022-04-12T16:03:00Z"/>
        </w:rPr>
      </w:pPr>
    </w:p>
    <w:tbl>
      <w:tblPr>
        <w:tblW w:w="9406" w:type="dxa"/>
        <w:tblCellMar>
          <w:left w:w="70" w:type="dxa"/>
          <w:right w:w="70" w:type="dxa"/>
        </w:tblCellMar>
        <w:tblLook w:val="04A0" w:firstRow="1" w:lastRow="0" w:firstColumn="1" w:lastColumn="0" w:noHBand="0" w:noVBand="1"/>
        <w:tblPrChange w:id="644" w:author="praktikum" w:date="2022-04-12T16:03:00Z">
          <w:tblPr>
            <w:tblW w:w="9406" w:type="dxa"/>
            <w:tblCellMar>
              <w:left w:w="70" w:type="dxa"/>
              <w:right w:w="70" w:type="dxa"/>
            </w:tblCellMar>
            <w:tblLook w:val="04A0" w:firstRow="1" w:lastRow="0" w:firstColumn="1" w:lastColumn="0" w:noHBand="0" w:noVBand="1"/>
          </w:tblPr>
        </w:tblPrChange>
      </w:tblPr>
      <w:tblGrid>
        <w:gridCol w:w="3131"/>
        <w:gridCol w:w="1046"/>
        <w:gridCol w:w="1045"/>
        <w:gridCol w:w="1047"/>
        <w:gridCol w:w="1045"/>
        <w:gridCol w:w="1047"/>
        <w:gridCol w:w="1045"/>
        <w:tblGridChange w:id="645">
          <w:tblGrid>
            <w:gridCol w:w="3131"/>
            <w:gridCol w:w="1046"/>
            <w:gridCol w:w="1045"/>
            <w:gridCol w:w="1047"/>
            <w:gridCol w:w="1045"/>
            <w:gridCol w:w="1047"/>
            <w:gridCol w:w="1045"/>
          </w:tblGrid>
        </w:tblGridChange>
      </w:tblGrid>
      <w:tr w:rsidR="00EB31DA" w:rsidRPr="00EB31DA" w14:paraId="25501DAC" w14:textId="77777777" w:rsidTr="00EB31DA">
        <w:trPr>
          <w:trHeight w:val="340"/>
          <w:ins w:id="646" w:author="praktikum" w:date="2022-04-12T16:03:00Z"/>
          <w:trPrChange w:id="647" w:author="praktikum" w:date="2022-04-12T16:03:00Z">
            <w:trPr>
              <w:trHeight w:val="330"/>
            </w:trPr>
          </w:trPrChange>
        </w:trPr>
        <w:tc>
          <w:tcPr>
            <w:tcW w:w="3131" w:type="dxa"/>
            <w:tcBorders>
              <w:top w:val="nil"/>
              <w:left w:val="nil"/>
              <w:bottom w:val="nil"/>
              <w:right w:val="nil"/>
            </w:tcBorders>
            <w:shd w:val="clear" w:color="auto" w:fill="auto"/>
            <w:noWrap/>
            <w:vAlign w:val="center"/>
            <w:hideMark/>
            <w:tcPrChange w:id="648" w:author="praktikum" w:date="2022-04-12T16:03:00Z">
              <w:tcPr>
                <w:tcW w:w="3131" w:type="dxa"/>
                <w:tcBorders>
                  <w:top w:val="nil"/>
                  <w:left w:val="nil"/>
                  <w:bottom w:val="nil"/>
                  <w:right w:val="nil"/>
                </w:tcBorders>
                <w:shd w:val="clear" w:color="auto" w:fill="auto"/>
                <w:noWrap/>
                <w:vAlign w:val="center"/>
                <w:hideMark/>
              </w:tcPr>
            </w:tcPrChange>
          </w:tcPr>
          <w:p w14:paraId="470EC083" w14:textId="77777777" w:rsidR="00EB31DA" w:rsidRPr="00EB31DA" w:rsidRDefault="00EB31DA" w:rsidP="00EB31DA">
            <w:pPr>
              <w:spacing w:after="0" w:line="240" w:lineRule="auto"/>
              <w:contextualSpacing w:val="0"/>
              <w:rPr>
                <w:ins w:id="649" w:author="praktikum" w:date="2022-04-12T16:03:00Z"/>
                <w:rFonts w:eastAsia="Times New Roman"/>
                <w:lang w:val="de-DE" w:eastAsia="de-DE"/>
              </w:rPr>
            </w:pPr>
          </w:p>
        </w:tc>
        <w:tc>
          <w:tcPr>
            <w:tcW w:w="2091" w:type="dxa"/>
            <w:gridSpan w:val="2"/>
            <w:tcBorders>
              <w:top w:val="nil"/>
              <w:left w:val="nil"/>
              <w:bottom w:val="single" w:sz="8" w:space="0" w:color="auto"/>
              <w:right w:val="nil"/>
            </w:tcBorders>
            <w:shd w:val="clear" w:color="auto" w:fill="auto"/>
            <w:noWrap/>
            <w:vAlign w:val="center"/>
            <w:hideMark/>
            <w:tcPrChange w:id="650" w:author="praktikum" w:date="2022-04-12T16:03:00Z">
              <w:tcPr>
                <w:tcW w:w="2091" w:type="dxa"/>
                <w:gridSpan w:val="2"/>
                <w:tcBorders>
                  <w:top w:val="nil"/>
                  <w:left w:val="nil"/>
                  <w:bottom w:val="single" w:sz="8" w:space="0" w:color="auto"/>
                  <w:right w:val="nil"/>
                </w:tcBorders>
                <w:shd w:val="clear" w:color="auto" w:fill="auto"/>
                <w:noWrap/>
                <w:vAlign w:val="center"/>
                <w:hideMark/>
              </w:tcPr>
            </w:tcPrChange>
          </w:tcPr>
          <w:p w14:paraId="1BFC3EBA" w14:textId="77777777" w:rsidR="00EB31DA" w:rsidRPr="00EB31DA" w:rsidRDefault="00EB31DA" w:rsidP="00EB31DA">
            <w:pPr>
              <w:spacing w:after="0" w:line="240" w:lineRule="auto"/>
              <w:contextualSpacing w:val="0"/>
              <w:jc w:val="center"/>
              <w:rPr>
                <w:ins w:id="651" w:author="praktikum" w:date="2022-04-12T16:03:00Z"/>
                <w:rFonts w:ascii="Arial" w:eastAsia="Times New Roman" w:hAnsi="Arial" w:cs="Arial"/>
                <w:color w:val="000000"/>
                <w:sz w:val="22"/>
                <w:szCs w:val="22"/>
                <w:lang w:val="de-DE" w:eastAsia="de-DE"/>
              </w:rPr>
            </w:pPr>
            <w:proofErr w:type="spellStart"/>
            <w:ins w:id="652" w:author="praktikum" w:date="2022-04-12T16:03:00Z">
              <w:r w:rsidRPr="00EB31DA">
                <w:rPr>
                  <w:rFonts w:ascii="Arial" w:eastAsia="Times New Roman" w:hAnsi="Arial" w:cs="Arial"/>
                  <w:color w:val="000000"/>
                  <w:sz w:val="22"/>
                  <w:szCs w:val="22"/>
                  <w:lang w:val="de-DE" w:eastAsia="de-DE"/>
                </w:rPr>
                <w:t>Nicotine</w:t>
              </w:r>
              <w:proofErr w:type="spellEnd"/>
            </w:ins>
          </w:p>
        </w:tc>
        <w:tc>
          <w:tcPr>
            <w:tcW w:w="2092" w:type="dxa"/>
            <w:gridSpan w:val="2"/>
            <w:tcBorders>
              <w:top w:val="nil"/>
              <w:left w:val="nil"/>
              <w:bottom w:val="single" w:sz="8" w:space="0" w:color="auto"/>
              <w:right w:val="nil"/>
            </w:tcBorders>
            <w:shd w:val="clear" w:color="auto" w:fill="auto"/>
            <w:noWrap/>
            <w:vAlign w:val="center"/>
            <w:hideMark/>
            <w:tcPrChange w:id="653" w:author="praktikum" w:date="2022-04-12T16:03:00Z">
              <w:tcPr>
                <w:tcW w:w="2092" w:type="dxa"/>
                <w:gridSpan w:val="2"/>
                <w:tcBorders>
                  <w:top w:val="nil"/>
                  <w:left w:val="nil"/>
                  <w:bottom w:val="single" w:sz="8" w:space="0" w:color="auto"/>
                  <w:right w:val="nil"/>
                </w:tcBorders>
                <w:shd w:val="clear" w:color="auto" w:fill="auto"/>
                <w:noWrap/>
                <w:vAlign w:val="center"/>
                <w:hideMark/>
              </w:tcPr>
            </w:tcPrChange>
          </w:tcPr>
          <w:p w14:paraId="36FF36F1" w14:textId="77777777" w:rsidR="00EB31DA" w:rsidRPr="00EB31DA" w:rsidRDefault="00EB31DA" w:rsidP="00EB31DA">
            <w:pPr>
              <w:spacing w:after="0" w:line="240" w:lineRule="auto"/>
              <w:contextualSpacing w:val="0"/>
              <w:jc w:val="center"/>
              <w:rPr>
                <w:ins w:id="654" w:author="praktikum" w:date="2022-04-12T16:03:00Z"/>
                <w:rFonts w:ascii="Arial" w:eastAsia="Times New Roman" w:hAnsi="Arial" w:cs="Arial"/>
                <w:color w:val="000000"/>
                <w:sz w:val="22"/>
                <w:szCs w:val="22"/>
                <w:lang w:val="de-DE" w:eastAsia="de-DE"/>
              </w:rPr>
            </w:pPr>
            <w:proofErr w:type="spellStart"/>
            <w:ins w:id="655" w:author="praktikum" w:date="2022-04-12T16:03:00Z">
              <w:r w:rsidRPr="00EB31DA">
                <w:rPr>
                  <w:rFonts w:ascii="Arial" w:eastAsia="Times New Roman" w:hAnsi="Arial" w:cs="Arial"/>
                  <w:color w:val="000000"/>
                  <w:sz w:val="22"/>
                  <w:szCs w:val="22"/>
                  <w:lang w:val="de-DE" w:eastAsia="de-DE"/>
                </w:rPr>
                <w:t>Methylphenidate</w:t>
              </w:r>
              <w:proofErr w:type="spellEnd"/>
            </w:ins>
          </w:p>
        </w:tc>
        <w:tc>
          <w:tcPr>
            <w:tcW w:w="2092" w:type="dxa"/>
            <w:gridSpan w:val="2"/>
            <w:tcBorders>
              <w:top w:val="nil"/>
              <w:left w:val="nil"/>
              <w:bottom w:val="single" w:sz="8" w:space="0" w:color="auto"/>
              <w:right w:val="nil"/>
            </w:tcBorders>
            <w:shd w:val="clear" w:color="auto" w:fill="auto"/>
            <w:noWrap/>
            <w:vAlign w:val="center"/>
            <w:hideMark/>
            <w:tcPrChange w:id="656" w:author="praktikum" w:date="2022-04-12T16:03:00Z">
              <w:tcPr>
                <w:tcW w:w="2092" w:type="dxa"/>
                <w:gridSpan w:val="2"/>
                <w:tcBorders>
                  <w:top w:val="nil"/>
                  <w:left w:val="nil"/>
                  <w:bottom w:val="single" w:sz="8" w:space="0" w:color="auto"/>
                  <w:right w:val="nil"/>
                </w:tcBorders>
                <w:shd w:val="clear" w:color="auto" w:fill="auto"/>
                <w:noWrap/>
                <w:vAlign w:val="center"/>
                <w:hideMark/>
              </w:tcPr>
            </w:tcPrChange>
          </w:tcPr>
          <w:p w14:paraId="77EB9F6D" w14:textId="77777777" w:rsidR="00EB31DA" w:rsidRPr="00EB31DA" w:rsidRDefault="00EB31DA" w:rsidP="00EB31DA">
            <w:pPr>
              <w:spacing w:after="0" w:line="240" w:lineRule="auto"/>
              <w:contextualSpacing w:val="0"/>
              <w:jc w:val="center"/>
              <w:rPr>
                <w:ins w:id="657" w:author="praktikum" w:date="2022-04-12T16:03:00Z"/>
                <w:rFonts w:ascii="Arial" w:eastAsia="Times New Roman" w:hAnsi="Arial" w:cs="Arial"/>
                <w:color w:val="000000"/>
                <w:sz w:val="22"/>
                <w:szCs w:val="22"/>
                <w:lang w:val="de-DE" w:eastAsia="de-DE"/>
              </w:rPr>
            </w:pPr>
            <w:ins w:id="658" w:author="praktikum" w:date="2022-04-12T16:03:00Z">
              <w:r w:rsidRPr="00EB31DA">
                <w:rPr>
                  <w:rFonts w:ascii="Arial" w:eastAsia="Times New Roman" w:hAnsi="Arial" w:cs="Arial"/>
                  <w:color w:val="000000"/>
                  <w:sz w:val="22"/>
                  <w:szCs w:val="22"/>
                  <w:lang w:val="de-DE" w:eastAsia="de-DE"/>
                </w:rPr>
                <w:t>Placebo</w:t>
              </w:r>
            </w:ins>
          </w:p>
        </w:tc>
      </w:tr>
      <w:tr w:rsidR="00EB31DA" w:rsidRPr="00EB31DA" w14:paraId="1C32AE36" w14:textId="77777777" w:rsidTr="00EB31DA">
        <w:trPr>
          <w:trHeight w:val="340"/>
          <w:ins w:id="659" w:author="praktikum" w:date="2022-04-12T16:03:00Z"/>
          <w:trPrChange w:id="660" w:author="praktikum" w:date="2022-04-12T16:03:00Z">
            <w:trPr>
              <w:trHeight w:val="315"/>
            </w:trPr>
          </w:trPrChange>
        </w:trPr>
        <w:tc>
          <w:tcPr>
            <w:tcW w:w="3131" w:type="dxa"/>
            <w:tcBorders>
              <w:top w:val="nil"/>
              <w:left w:val="nil"/>
              <w:bottom w:val="single" w:sz="8" w:space="0" w:color="auto"/>
              <w:right w:val="nil"/>
            </w:tcBorders>
            <w:shd w:val="clear" w:color="auto" w:fill="auto"/>
            <w:noWrap/>
            <w:vAlign w:val="center"/>
            <w:hideMark/>
            <w:tcPrChange w:id="661" w:author="praktikum" w:date="2022-04-12T16:03:00Z">
              <w:tcPr>
                <w:tcW w:w="3131" w:type="dxa"/>
                <w:tcBorders>
                  <w:top w:val="nil"/>
                  <w:left w:val="nil"/>
                  <w:bottom w:val="single" w:sz="8" w:space="0" w:color="auto"/>
                  <w:right w:val="nil"/>
                </w:tcBorders>
                <w:shd w:val="clear" w:color="auto" w:fill="auto"/>
                <w:noWrap/>
                <w:vAlign w:val="center"/>
                <w:hideMark/>
              </w:tcPr>
            </w:tcPrChange>
          </w:tcPr>
          <w:p w14:paraId="0D8F19BE" w14:textId="77777777" w:rsidR="00EB31DA" w:rsidRPr="00EB31DA" w:rsidRDefault="00EB31DA" w:rsidP="00EB31DA">
            <w:pPr>
              <w:spacing w:after="0" w:line="240" w:lineRule="auto"/>
              <w:contextualSpacing w:val="0"/>
              <w:jc w:val="both"/>
              <w:rPr>
                <w:ins w:id="662" w:author="praktikum" w:date="2022-04-12T16:03:00Z"/>
                <w:rFonts w:ascii="Arial" w:eastAsia="Times New Roman" w:hAnsi="Arial" w:cs="Arial"/>
                <w:color w:val="000000"/>
                <w:sz w:val="22"/>
                <w:szCs w:val="22"/>
                <w:lang w:val="de-DE" w:eastAsia="de-DE"/>
              </w:rPr>
            </w:pPr>
            <w:commentRangeStart w:id="663"/>
            <w:ins w:id="664" w:author="praktikum" w:date="2022-04-12T16:03:00Z">
              <w:r w:rsidRPr="00EB31DA">
                <w:rPr>
                  <w:rFonts w:ascii="Arial" w:eastAsia="Times New Roman" w:hAnsi="Arial" w:cs="Arial"/>
                  <w:color w:val="000000"/>
                  <w:sz w:val="22"/>
                  <w:szCs w:val="22"/>
                  <w:lang w:val="de-DE" w:eastAsia="de-DE"/>
                </w:rPr>
                <w:t>N</w:t>
              </w:r>
            </w:ins>
            <w:commentRangeEnd w:id="663"/>
            <w:r w:rsidR="00225323">
              <w:rPr>
                <w:rStyle w:val="Kommentarzeichen"/>
              </w:rPr>
              <w:commentReference w:id="663"/>
            </w:r>
          </w:p>
        </w:tc>
        <w:tc>
          <w:tcPr>
            <w:tcW w:w="1046" w:type="dxa"/>
            <w:tcBorders>
              <w:top w:val="nil"/>
              <w:left w:val="nil"/>
              <w:bottom w:val="single" w:sz="8" w:space="0" w:color="auto"/>
              <w:right w:val="nil"/>
            </w:tcBorders>
            <w:shd w:val="clear" w:color="auto" w:fill="auto"/>
            <w:noWrap/>
            <w:vAlign w:val="center"/>
            <w:hideMark/>
            <w:tcPrChange w:id="665" w:author="praktikum" w:date="2022-04-12T16:03:00Z">
              <w:tcPr>
                <w:tcW w:w="1046" w:type="dxa"/>
                <w:tcBorders>
                  <w:top w:val="nil"/>
                  <w:left w:val="nil"/>
                  <w:bottom w:val="single" w:sz="8" w:space="0" w:color="auto"/>
                  <w:right w:val="nil"/>
                </w:tcBorders>
                <w:shd w:val="clear" w:color="auto" w:fill="auto"/>
                <w:noWrap/>
                <w:vAlign w:val="center"/>
                <w:hideMark/>
              </w:tcPr>
            </w:tcPrChange>
          </w:tcPr>
          <w:p w14:paraId="45DB41B9" w14:textId="77777777" w:rsidR="00EB31DA" w:rsidRPr="00EB31DA" w:rsidRDefault="00EB31DA" w:rsidP="00EB31DA">
            <w:pPr>
              <w:spacing w:after="0" w:line="240" w:lineRule="auto"/>
              <w:contextualSpacing w:val="0"/>
              <w:jc w:val="both"/>
              <w:rPr>
                <w:ins w:id="666" w:author="praktikum" w:date="2022-04-12T16:03:00Z"/>
                <w:rFonts w:ascii="Arial" w:eastAsia="Times New Roman" w:hAnsi="Arial" w:cs="Arial"/>
                <w:color w:val="000000"/>
                <w:sz w:val="22"/>
                <w:szCs w:val="22"/>
                <w:lang w:val="de-DE" w:eastAsia="de-DE"/>
              </w:rPr>
            </w:pPr>
            <w:ins w:id="667" w:author="praktikum" w:date="2022-04-12T16:03:00Z">
              <w:r w:rsidRPr="00EB31DA">
                <w:rPr>
                  <w:rFonts w:ascii="Arial" w:eastAsia="Times New Roman" w:hAnsi="Arial" w:cs="Arial"/>
                  <w:color w:val="000000"/>
                  <w:sz w:val="22"/>
                  <w:szCs w:val="22"/>
                  <w:lang w:val="de-DE" w:eastAsia="de-DE"/>
                </w:rPr>
                <w:t>16</w:t>
              </w:r>
            </w:ins>
          </w:p>
        </w:tc>
        <w:tc>
          <w:tcPr>
            <w:tcW w:w="1045" w:type="dxa"/>
            <w:tcBorders>
              <w:top w:val="nil"/>
              <w:left w:val="nil"/>
              <w:bottom w:val="single" w:sz="8" w:space="0" w:color="auto"/>
              <w:right w:val="nil"/>
            </w:tcBorders>
            <w:shd w:val="clear" w:color="auto" w:fill="auto"/>
            <w:noWrap/>
            <w:vAlign w:val="center"/>
            <w:hideMark/>
            <w:tcPrChange w:id="668" w:author="praktikum" w:date="2022-04-12T16:03:00Z">
              <w:tcPr>
                <w:tcW w:w="1045" w:type="dxa"/>
                <w:tcBorders>
                  <w:top w:val="nil"/>
                  <w:left w:val="nil"/>
                  <w:bottom w:val="single" w:sz="8" w:space="0" w:color="auto"/>
                  <w:right w:val="nil"/>
                </w:tcBorders>
                <w:shd w:val="clear" w:color="auto" w:fill="auto"/>
                <w:noWrap/>
                <w:vAlign w:val="center"/>
                <w:hideMark/>
              </w:tcPr>
            </w:tcPrChange>
          </w:tcPr>
          <w:p w14:paraId="07753CCA" w14:textId="77777777" w:rsidR="00EB31DA" w:rsidRPr="00EB31DA" w:rsidRDefault="00EB31DA" w:rsidP="00EB31DA">
            <w:pPr>
              <w:spacing w:after="0" w:line="240" w:lineRule="auto"/>
              <w:contextualSpacing w:val="0"/>
              <w:jc w:val="both"/>
              <w:rPr>
                <w:ins w:id="669" w:author="praktikum" w:date="2022-04-12T16:03:00Z"/>
                <w:rFonts w:ascii="Arial" w:eastAsia="Times New Roman" w:hAnsi="Arial" w:cs="Arial"/>
                <w:color w:val="000000"/>
                <w:sz w:val="22"/>
                <w:szCs w:val="22"/>
                <w:lang w:val="de-DE" w:eastAsia="de-DE"/>
              </w:rPr>
            </w:pPr>
            <w:ins w:id="670" w:author="praktikum" w:date="2022-04-12T16:03:00Z">
              <w:r w:rsidRPr="00EB31DA">
                <w:rPr>
                  <w:rFonts w:ascii="Arial" w:eastAsia="Times New Roman" w:hAnsi="Arial" w:cs="Arial"/>
                  <w:color w:val="000000"/>
                  <w:sz w:val="22"/>
                  <w:szCs w:val="22"/>
                  <w:lang w:val="de-DE" w:eastAsia="de-DE"/>
                </w:rPr>
                <w:t> </w:t>
              </w:r>
            </w:ins>
          </w:p>
        </w:tc>
        <w:tc>
          <w:tcPr>
            <w:tcW w:w="1047" w:type="dxa"/>
            <w:tcBorders>
              <w:top w:val="nil"/>
              <w:left w:val="nil"/>
              <w:bottom w:val="single" w:sz="8" w:space="0" w:color="auto"/>
              <w:right w:val="nil"/>
            </w:tcBorders>
            <w:shd w:val="clear" w:color="auto" w:fill="auto"/>
            <w:noWrap/>
            <w:vAlign w:val="center"/>
            <w:hideMark/>
            <w:tcPrChange w:id="671" w:author="praktikum" w:date="2022-04-12T16:03:00Z">
              <w:tcPr>
                <w:tcW w:w="1047" w:type="dxa"/>
                <w:tcBorders>
                  <w:top w:val="nil"/>
                  <w:left w:val="nil"/>
                  <w:bottom w:val="single" w:sz="8" w:space="0" w:color="auto"/>
                  <w:right w:val="nil"/>
                </w:tcBorders>
                <w:shd w:val="clear" w:color="auto" w:fill="auto"/>
                <w:noWrap/>
                <w:vAlign w:val="center"/>
                <w:hideMark/>
              </w:tcPr>
            </w:tcPrChange>
          </w:tcPr>
          <w:p w14:paraId="37A9B80C" w14:textId="77777777" w:rsidR="00EB31DA" w:rsidRPr="00EB31DA" w:rsidRDefault="00EB31DA" w:rsidP="00EB31DA">
            <w:pPr>
              <w:spacing w:after="0" w:line="240" w:lineRule="auto"/>
              <w:contextualSpacing w:val="0"/>
              <w:jc w:val="both"/>
              <w:rPr>
                <w:ins w:id="672" w:author="praktikum" w:date="2022-04-12T16:03:00Z"/>
                <w:rFonts w:ascii="Arial" w:eastAsia="Times New Roman" w:hAnsi="Arial" w:cs="Arial"/>
                <w:color w:val="000000"/>
                <w:sz w:val="22"/>
                <w:szCs w:val="22"/>
                <w:lang w:val="de-DE" w:eastAsia="de-DE"/>
              </w:rPr>
            </w:pPr>
            <w:ins w:id="673" w:author="praktikum" w:date="2022-04-12T16:03:00Z">
              <w:r w:rsidRPr="00EB31DA">
                <w:rPr>
                  <w:rFonts w:ascii="Arial" w:eastAsia="Times New Roman" w:hAnsi="Arial" w:cs="Arial"/>
                  <w:color w:val="000000"/>
                  <w:sz w:val="22"/>
                  <w:szCs w:val="22"/>
                  <w:lang w:val="de-DE" w:eastAsia="de-DE"/>
                </w:rPr>
                <w:t>19</w:t>
              </w:r>
            </w:ins>
          </w:p>
        </w:tc>
        <w:tc>
          <w:tcPr>
            <w:tcW w:w="1045" w:type="dxa"/>
            <w:tcBorders>
              <w:top w:val="nil"/>
              <w:left w:val="nil"/>
              <w:bottom w:val="single" w:sz="8" w:space="0" w:color="auto"/>
              <w:right w:val="nil"/>
            </w:tcBorders>
            <w:shd w:val="clear" w:color="auto" w:fill="auto"/>
            <w:noWrap/>
            <w:vAlign w:val="center"/>
            <w:hideMark/>
            <w:tcPrChange w:id="674" w:author="praktikum" w:date="2022-04-12T16:03:00Z">
              <w:tcPr>
                <w:tcW w:w="1045" w:type="dxa"/>
                <w:tcBorders>
                  <w:top w:val="nil"/>
                  <w:left w:val="nil"/>
                  <w:bottom w:val="single" w:sz="8" w:space="0" w:color="auto"/>
                  <w:right w:val="nil"/>
                </w:tcBorders>
                <w:shd w:val="clear" w:color="auto" w:fill="auto"/>
                <w:noWrap/>
                <w:vAlign w:val="center"/>
                <w:hideMark/>
              </w:tcPr>
            </w:tcPrChange>
          </w:tcPr>
          <w:p w14:paraId="050673B6" w14:textId="77777777" w:rsidR="00EB31DA" w:rsidRPr="00EB31DA" w:rsidRDefault="00EB31DA" w:rsidP="00EB31DA">
            <w:pPr>
              <w:spacing w:after="0" w:line="240" w:lineRule="auto"/>
              <w:contextualSpacing w:val="0"/>
              <w:jc w:val="both"/>
              <w:rPr>
                <w:ins w:id="675" w:author="praktikum" w:date="2022-04-12T16:03:00Z"/>
                <w:rFonts w:ascii="Arial" w:eastAsia="Times New Roman" w:hAnsi="Arial" w:cs="Arial"/>
                <w:color w:val="000000"/>
                <w:sz w:val="22"/>
                <w:szCs w:val="22"/>
                <w:lang w:val="de-DE" w:eastAsia="de-DE"/>
              </w:rPr>
            </w:pPr>
            <w:ins w:id="676" w:author="praktikum" w:date="2022-04-12T16:03:00Z">
              <w:r w:rsidRPr="00EB31DA">
                <w:rPr>
                  <w:rFonts w:ascii="Arial" w:eastAsia="Times New Roman" w:hAnsi="Arial" w:cs="Arial"/>
                  <w:color w:val="000000"/>
                  <w:sz w:val="22"/>
                  <w:szCs w:val="22"/>
                  <w:lang w:val="de-DE" w:eastAsia="de-DE"/>
                </w:rPr>
                <w:t> </w:t>
              </w:r>
            </w:ins>
          </w:p>
        </w:tc>
        <w:tc>
          <w:tcPr>
            <w:tcW w:w="1047" w:type="dxa"/>
            <w:tcBorders>
              <w:top w:val="nil"/>
              <w:left w:val="nil"/>
              <w:bottom w:val="single" w:sz="8" w:space="0" w:color="auto"/>
              <w:right w:val="nil"/>
            </w:tcBorders>
            <w:shd w:val="clear" w:color="auto" w:fill="auto"/>
            <w:noWrap/>
            <w:vAlign w:val="center"/>
            <w:hideMark/>
            <w:tcPrChange w:id="677" w:author="praktikum" w:date="2022-04-12T16:03:00Z">
              <w:tcPr>
                <w:tcW w:w="1047" w:type="dxa"/>
                <w:tcBorders>
                  <w:top w:val="nil"/>
                  <w:left w:val="nil"/>
                  <w:bottom w:val="single" w:sz="8" w:space="0" w:color="auto"/>
                  <w:right w:val="nil"/>
                </w:tcBorders>
                <w:shd w:val="clear" w:color="auto" w:fill="auto"/>
                <w:noWrap/>
                <w:vAlign w:val="center"/>
                <w:hideMark/>
              </w:tcPr>
            </w:tcPrChange>
          </w:tcPr>
          <w:p w14:paraId="6391CE4E" w14:textId="77777777" w:rsidR="00EB31DA" w:rsidRPr="00EB31DA" w:rsidRDefault="00EB31DA" w:rsidP="00EB31DA">
            <w:pPr>
              <w:spacing w:after="0" w:line="240" w:lineRule="auto"/>
              <w:contextualSpacing w:val="0"/>
              <w:jc w:val="both"/>
              <w:rPr>
                <w:ins w:id="678" w:author="praktikum" w:date="2022-04-12T16:03:00Z"/>
                <w:rFonts w:ascii="Arial" w:eastAsia="Times New Roman" w:hAnsi="Arial" w:cs="Arial"/>
                <w:color w:val="000000"/>
                <w:sz w:val="22"/>
                <w:szCs w:val="22"/>
                <w:lang w:val="de-DE" w:eastAsia="de-DE"/>
              </w:rPr>
            </w:pPr>
            <w:ins w:id="679" w:author="praktikum" w:date="2022-04-12T16:03:00Z">
              <w:r w:rsidRPr="00EB31DA">
                <w:rPr>
                  <w:rFonts w:ascii="Arial" w:eastAsia="Times New Roman" w:hAnsi="Arial" w:cs="Arial"/>
                  <w:color w:val="000000"/>
                  <w:sz w:val="22"/>
                  <w:szCs w:val="22"/>
                  <w:lang w:val="de-DE" w:eastAsia="de-DE"/>
                </w:rPr>
                <w:t>18</w:t>
              </w:r>
            </w:ins>
          </w:p>
        </w:tc>
        <w:tc>
          <w:tcPr>
            <w:tcW w:w="1045" w:type="dxa"/>
            <w:tcBorders>
              <w:top w:val="nil"/>
              <w:left w:val="nil"/>
              <w:bottom w:val="single" w:sz="8" w:space="0" w:color="auto"/>
              <w:right w:val="nil"/>
            </w:tcBorders>
            <w:shd w:val="clear" w:color="auto" w:fill="auto"/>
            <w:noWrap/>
            <w:vAlign w:val="center"/>
            <w:hideMark/>
            <w:tcPrChange w:id="680" w:author="praktikum" w:date="2022-04-12T16:03:00Z">
              <w:tcPr>
                <w:tcW w:w="1045" w:type="dxa"/>
                <w:tcBorders>
                  <w:top w:val="nil"/>
                  <w:left w:val="nil"/>
                  <w:bottom w:val="single" w:sz="8" w:space="0" w:color="auto"/>
                  <w:right w:val="nil"/>
                </w:tcBorders>
                <w:shd w:val="clear" w:color="auto" w:fill="auto"/>
                <w:noWrap/>
                <w:vAlign w:val="center"/>
                <w:hideMark/>
              </w:tcPr>
            </w:tcPrChange>
          </w:tcPr>
          <w:p w14:paraId="6BA46139" w14:textId="77777777" w:rsidR="00EB31DA" w:rsidRPr="00EB31DA" w:rsidRDefault="00EB31DA" w:rsidP="00EB31DA">
            <w:pPr>
              <w:spacing w:after="0" w:line="240" w:lineRule="auto"/>
              <w:contextualSpacing w:val="0"/>
              <w:jc w:val="both"/>
              <w:rPr>
                <w:ins w:id="681" w:author="praktikum" w:date="2022-04-12T16:03:00Z"/>
                <w:rFonts w:ascii="Arial" w:eastAsia="Times New Roman" w:hAnsi="Arial" w:cs="Arial"/>
                <w:color w:val="000000"/>
                <w:sz w:val="22"/>
                <w:szCs w:val="22"/>
                <w:lang w:val="de-DE" w:eastAsia="de-DE"/>
              </w:rPr>
            </w:pPr>
            <w:ins w:id="682" w:author="praktikum" w:date="2022-04-12T16:03:00Z">
              <w:r w:rsidRPr="00EB31DA">
                <w:rPr>
                  <w:rFonts w:ascii="Arial" w:eastAsia="Times New Roman" w:hAnsi="Arial" w:cs="Arial"/>
                  <w:color w:val="000000"/>
                  <w:sz w:val="22"/>
                  <w:szCs w:val="22"/>
                  <w:lang w:val="de-DE" w:eastAsia="de-DE"/>
                </w:rPr>
                <w:t> </w:t>
              </w:r>
            </w:ins>
          </w:p>
        </w:tc>
      </w:tr>
      <w:tr w:rsidR="00EB31DA" w:rsidRPr="00EB31DA" w14:paraId="1BD108AD" w14:textId="77777777" w:rsidTr="00EB31DA">
        <w:trPr>
          <w:trHeight w:val="340"/>
          <w:ins w:id="683" w:author="praktikum" w:date="2022-04-12T16:03:00Z"/>
        </w:trPr>
        <w:tc>
          <w:tcPr>
            <w:tcW w:w="3131" w:type="dxa"/>
            <w:tcBorders>
              <w:top w:val="nil"/>
              <w:left w:val="nil"/>
              <w:bottom w:val="nil"/>
              <w:right w:val="nil"/>
            </w:tcBorders>
            <w:shd w:val="clear" w:color="auto" w:fill="auto"/>
            <w:noWrap/>
            <w:vAlign w:val="center"/>
            <w:hideMark/>
          </w:tcPr>
          <w:p w14:paraId="5F5213AC" w14:textId="77777777" w:rsidR="00EB31DA" w:rsidRPr="00EB31DA" w:rsidRDefault="00EB31DA" w:rsidP="00EB31DA">
            <w:pPr>
              <w:spacing w:after="0" w:line="240" w:lineRule="auto"/>
              <w:contextualSpacing w:val="0"/>
              <w:jc w:val="both"/>
              <w:rPr>
                <w:ins w:id="684" w:author="praktikum" w:date="2022-04-12T16:03:00Z"/>
                <w:rFonts w:ascii="Arial" w:eastAsia="Times New Roman" w:hAnsi="Arial" w:cs="Arial"/>
                <w:color w:val="000000"/>
                <w:sz w:val="22"/>
                <w:szCs w:val="22"/>
                <w:lang w:val="de-DE" w:eastAsia="de-DE"/>
              </w:rPr>
            </w:pPr>
            <w:ins w:id="685" w:author="praktikum" w:date="2022-04-12T16:03:00Z">
              <w:r w:rsidRPr="00EB31DA">
                <w:rPr>
                  <w:rFonts w:ascii="Arial" w:eastAsia="Times New Roman" w:hAnsi="Arial" w:cs="Arial"/>
                  <w:color w:val="000000"/>
                  <w:sz w:val="22"/>
                  <w:szCs w:val="22"/>
                  <w:lang w:val="de-DE" w:eastAsia="de-DE"/>
                </w:rPr>
                <w:t>Age (</w:t>
              </w:r>
              <w:proofErr w:type="spellStart"/>
              <w:r w:rsidRPr="00EB31DA">
                <w:rPr>
                  <w:rFonts w:ascii="Arial" w:eastAsia="Times New Roman" w:hAnsi="Arial" w:cs="Arial"/>
                  <w:color w:val="000000"/>
                  <w:sz w:val="22"/>
                  <w:szCs w:val="22"/>
                  <w:lang w:val="de-DE" w:eastAsia="de-DE"/>
                </w:rPr>
                <w:t>years</w:t>
              </w:r>
              <w:proofErr w:type="spellEnd"/>
              <w:r w:rsidRPr="00EB31DA">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
          <w:p w14:paraId="6AC9A751" w14:textId="77777777" w:rsidR="00EB31DA" w:rsidRPr="00EB31DA" w:rsidRDefault="00EB31DA" w:rsidP="00EB31DA">
            <w:pPr>
              <w:spacing w:after="0" w:line="240" w:lineRule="auto"/>
              <w:contextualSpacing w:val="0"/>
              <w:jc w:val="both"/>
              <w:rPr>
                <w:ins w:id="686" w:author="praktikum" w:date="2022-04-12T16:03:00Z"/>
                <w:rFonts w:ascii="Arial" w:eastAsia="Times New Roman" w:hAnsi="Arial" w:cs="Arial"/>
                <w:color w:val="000000"/>
                <w:sz w:val="22"/>
                <w:szCs w:val="22"/>
                <w:lang w:val="de-DE" w:eastAsia="de-DE"/>
              </w:rPr>
            </w:pPr>
            <w:ins w:id="687" w:author="praktikum" w:date="2022-04-12T16:03:00Z">
              <w:r w:rsidRPr="00EB31DA">
                <w:rPr>
                  <w:rFonts w:ascii="Arial" w:eastAsia="Times New Roman" w:hAnsi="Arial" w:cs="Arial"/>
                  <w:color w:val="000000"/>
                  <w:sz w:val="22"/>
                  <w:szCs w:val="22"/>
                  <w:lang w:val="de-DE" w:eastAsia="de-DE"/>
                </w:rPr>
                <w:t>24</w:t>
              </w:r>
            </w:ins>
          </w:p>
        </w:tc>
        <w:tc>
          <w:tcPr>
            <w:tcW w:w="1045" w:type="dxa"/>
            <w:tcBorders>
              <w:top w:val="nil"/>
              <w:left w:val="nil"/>
              <w:bottom w:val="nil"/>
              <w:right w:val="nil"/>
            </w:tcBorders>
            <w:shd w:val="clear" w:color="000000" w:fill="FFFFFF"/>
            <w:noWrap/>
            <w:vAlign w:val="center"/>
            <w:hideMark/>
          </w:tcPr>
          <w:p w14:paraId="5524B59A" w14:textId="77777777" w:rsidR="00EB31DA" w:rsidRPr="00EB31DA" w:rsidRDefault="00EB31DA" w:rsidP="00EB31DA">
            <w:pPr>
              <w:spacing w:after="0" w:line="240" w:lineRule="auto"/>
              <w:contextualSpacing w:val="0"/>
              <w:jc w:val="both"/>
              <w:rPr>
                <w:ins w:id="688" w:author="praktikum" w:date="2022-04-12T16:03:00Z"/>
                <w:rFonts w:ascii="Arial" w:eastAsia="Times New Roman" w:hAnsi="Arial" w:cs="Arial"/>
                <w:color w:val="000000"/>
                <w:sz w:val="22"/>
                <w:szCs w:val="22"/>
                <w:lang w:val="de-DE" w:eastAsia="de-DE"/>
              </w:rPr>
            </w:pPr>
            <w:ins w:id="689" w:author="praktikum" w:date="2022-04-12T16:03:00Z">
              <w:r w:rsidRPr="00EB31DA">
                <w:rPr>
                  <w:rFonts w:ascii="Arial" w:eastAsia="Times New Roman" w:hAnsi="Arial" w:cs="Arial"/>
                  <w:color w:val="000000"/>
                  <w:sz w:val="22"/>
                  <w:szCs w:val="22"/>
                  <w:lang w:val="de-DE" w:eastAsia="de-DE"/>
                </w:rPr>
                <w:t>±4,02</w:t>
              </w:r>
            </w:ins>
          </w:p>
        </w:tc>
        <w:tc>
          <w:tcPr>
            <w:tcW w:w="1047" w:type="dxa"/>
            <w:tcBorders>
              <w:top w:val="nil"/>
              <w:left w:val="nil"/>
              <w:bottom w:val="nil"/>
              <w:right w:val="nil"/>
            </w:tcBorders>
            <w:shd w:val="clear" w:color="000000" w:fill="FFFFFF"/>
            <w:noWrap/>
            <w:vAlign w:val="center"/>
            <w:hideMark/>
          </w:tcPr>
          <w:p w14:paraId="7C57B36D" w14:textId="77777777" w:rsidR="00EB31DA" w:rsidRPr="00EB31DA" w:rsidRDefault="00EB31DA" w:rsidP="00EB31DA">
            <w:pPr>
              <w:spacing w:after="0" w:line="240" w:lineRule="auto"/>
              <w:contextualSpacing w:val="0"/>
              <w:jc w:val="both"/>
              <w:rPr>
                <w:ins w:id="690" w:author="praktikum" w:date="2022-04-12T16:03:00Z"/>
                <w:rFonts w:ascii="Arial" w:eastAsia="Times New Roman" w:hAnsi="Arial" w:cs="Arial"/>
                <w:color w:val="000000"/>
                <w:sz w:val="22"/>
                <w:szCs w:val="22"/>
                <w:lang w:val="de-DE" w:eastAsia="de-DE"/>
              </w:rPr>
            </w:pPr>
            <w:ins w:id="691" w:author="praktikum" w:date="2022-04-12T16:03:00Z">
              <w:r w:rsidRPr="00EB31DA">
                <w:rPr>
                  <w:rFonts w:ascii="Arial" w:eastAsia="Times New Roman" w:hAnsi="Arial" w:cs="Arial"/>
                  <w:color w:val="000000"/>
                  <w:sz w:val="22"/>
                  <w:szCs w:val="22"/>
                  <w:lang w:val="de-DE" w:eastAsia="de-DE"/>
                </w:rPr>
                <w:t>24,89</w:t>
              </w:r>
            </w:ins>
          </w:p>
        </w:tc>
        <w:tc>
          <w:tcPr>
            <w:tcW w:w="1045" w:type="dxa"/>
            <w:tcBorders>
              <w:top w:val="nil"/>
              <w:left w:val="nil"/>
              <w:bottom w:val="nil"/>
              <w:right w:val="nil"/>
            </w:tcBorders>
            <w:shd w:val="clear" w:color="000000" w:fill="FFFFFF"/>
            <w:noWrap/>
            <w:vAlign w:val="center"/>
            <w:hideMark/>
          </w:tcPr>
          <w:p w14:paraId="4B8B5EAC" w14:textId="77777777" w:rsidR="00EB31DA" w:rsidRPr="00EB31DA" w:rsidRDefault="00EB31DA" w:rsidP="00EB31DA">
            <w:pPr>
              <w:spacing w:after="0" w:line="240" w:lineRule="auto"/>
              <w:contextualSpacing w:val="0"/>
              <w:jc w:val="both"/>
              <w:rPr>
                <w:ins w:id="692" w:author="praktikum" w:date="2022-04-12T16:03:00Z"/>
                <w:rFonts w:ascii="Arial" w:eastAsia="Times New Roman" w:hAnsi="Arial" w:cs="Arial"/>
                <w:color w:val="000000"/>
                <w:sz w:val="22"/>
                <w:szCs w:val="22"/>
                <w:lang w:val="de-DE" w:eastAsia="de-DE"/>
              </w:rPr>
            </w:pPr>
            <w:ins w:id="693" w:author="praktikum" w:date="2022-04-12T16:03:00Z">
              <w:r w:rsidRPr="00EB31DA">
                <w:rPr>
                  <w:rFonts w:ascii="Arial" w:eastAsia="Times New Roman" w:hAnsi="Arial" w:cs="Arial"/>
                  <w:color w:val="000000"/>
                  <w:sz w:val="22"/>
                  <w:szCs w:val="22"/>
                  <w:lang w:val="de-DE" w:eastAsia="de-DE"/>
                </w:rPr>
                <w:t>±3,67</w:t>
              </w:r>
            </w:ins>
          </w:p>
        </w:tc>
        <w:tc>
          <w:tcPr>
            <w:tcW w:w="1047" w:type="dxa"/>
            <w:tcBorders>
              <w:top w:val="nil"/>
              <w:left w:val="nil"/>
              <w:bottom w:val="nil"/>
              <w:right w:val="nil"/>
            </w:tcBorders>
            <w:shd w:val="clear" w:color="000000" w:fill="FFFFFF"/>
            <w:noWrap/>
            <w:vAlign w:val="center"/>
            <w:hideMark/>
          </w:tcPr>
          <w:p w14:paraId="3CBBD2E9" w14:textId="77777777" w:rsidR="00EB31DA" w:rsidRPr="00EB31DA" w:rsidRDefault="00EB31DA" w:rsidP="00EB31DA">
            <w:pPr>
              <w:spacing w:after="0" w:line="240" w:lineRule="auto"/>
              <w:contextualSpacing w:val="0"/>
              <w:jc w:val="both"/>
              <w:rPr>
                <w:ins w:id="694" w:author="praktikum" w:date="2022-04-12T16:03:00Z"/>
                <w:rFonts w:ascii="Arial" w:eastAsia="Times New Roman" w:hAnsi="Arial" w:cs="Arial"/>
                <w:color w:val="000000"/>
                <w:sz w:val="22"/>
                <w:szCs w:val="22"/>
                <w:lang w:val="de-DE" w:eastAsia="de-DE"/>
              </w:rPr>
            </w:pPr>
            <w:ins w:id="695" w:author="praktikum" w:date="2022-04-12T16:03:00Z">
              <w:r w:rsidRPr="00EB31DA">
                <w:rPr>
                  <w:rFonts w:ascii="Arial" w:eastAsia="Times New Roman" w:hAnsi="Arial" w:cs="Arial"/>
                  <w:color w:val="000000"/>
                  <w:sz w:val="22"/>
                  <w:szCs w:val="22"/>
                  <w:lang w:val="de-DE" w:eastAsia="de-DE"/>
                </w:rPr>
                <w:t>25,22</w:t>
              </w:r>
            </w:ins>
          </w:p>
        </w:tc>
        <w:tc>
          <w:tcPr>
            <w:tcW w:w="1045" w:type="dxa"/>
            <w:tcBorders>
              <w:top w:val="nil"/>
              <w:left w:val="nil"/>
              <w:bottom w:val="nil"/>
              <w:right w:val="nil"/>
            </w:tcBorders>
            <w:shd w:val="clear" w:color="000000" w:fill="FFFFFF"/>
            <w:noWrap/>
            <w:vAlign w:val="center"/>
            <w:hideMark/>
          </w:tcPr>
          <w:p w14:paraId="0C971A1A" w14:textId="77777777" w:rsidR="00EB31DA" w:rsidRPr="00EB31DA" w:rsidRDefault="00EB31DA" w:rsidP="00EB31DA">
            <w:pPr>
              <w:spacing w:after="0" w:line="240" w:lineRule="auto"/>
              <w:contextualSpacing w:val="0"/>
              <w:jc w:val="both"/>
              <w:rPr>
                <w:ins w:id="696" w:author="praktikum" w:date="2022-04-12T16:03:00Z"/>
                <w:rFonts w:ascii="Arial" w:eastAsia="Times New Roman" w:hAnsi="Arial" w:cs="Arial"/>
                <w:color w:val="000000"/>
                <w:sz w:val="22"/>
                <w:szCs w:val="22"/>
                <w:lang w:val="de-DE" w:eastAsia="de-DE"/>
              </w:rPr>
            </w:pPr>
            <w:ins w:id="697" w:author="praktikum" w:date="2022-04-12T16:03:00Z">
              <w:r w:rsidRPr="00EB31DA">
                <w:rPr>
                  <w:rFonts w:ascii="Arial" w:eastAsia="Times New Roman" w:hAnsi="Arial" w:cs="Arial"/>
                  <w:color w:val="000000"/>
                  <w:sz w:val="22"/>
                  <w:szCs w:val="22"/>
                  <w:lang w:val="de-DE" w:eastAsia="de-DE"/>
                </w:rPr>
                <w:t>±3,77</w:t>
              </w:r>
            </w:ins>
          </w:p>
        </w:tc>
      </w:tr>
      <w:tr w:rsidR="00EB31DA" w:rsidRPr="00EB31DA" w14:paraId="52E5B4C8" w14:textId="77777777" w:rsidTr="00EB31DA">
        <w:trPr>
          <w:trHeight w:val="340"/>
          <w:ins w:id="698" w:author="praktikum" w:date="2022-04-12T16:03:00Z"/>
        </w:trPr>
        <w:tc>
          <w:tcPr>
            <w:tcW w:w="3131" w:type="dxa"/>
            <w:tcBorders>
              <w:top w:val="nil"/>
              <w:left w:val="nil"/>
              <w:bottom w:val="nil"/>
              <w:right w:val="nil"/>
            </w:tcBorders>
            <w:shd w:val="clear" w:color="auto" w:fill="auto"/>
            <w:noWrap/>
            <w:vAlign w:val="center"/>
            <w:hideMark/>
          </w:tcPr>
          <w:p w14:paraId="3D469549" w14:textId="77777777" w:rsidR="00EB31DA" w:rsidRPr="00EB31DA" w:rsidRDefault="00EB31DA" w:rsidP="00EB31DA">
            <w:pPr>
              <w:spacing w:after="0" w:line="240" w:lineRule="auto"/>
              <w:contextualSpacing w:val="0"/>
              <w:jc w:val="both"/>
              <w:rPr>
                <w:ins w:id="699" w:author="praktikum" w:date="2022-04-12T16:03:00Z"/>
                <w:rFonts w:ascii="Arial" w:eastAsia="Times New Roman" w:hAnsi="Arial" w:cs="Arial"/>
                <w:color w:val="000000"/>
                <w:sz w:val="22"/>
                <w:szCs w:val="22"/>
                <w:lang w:val="de-DE" w:eastAsia="de-DE"/>
              </w:rPr>
            </w:pPr>
            <w:ins w:id="700" w:author="praktikum" w:date="2022-04-12T16:03:00Z">
              <w:r w:rsidRPr="00EB31DA">
                <w:rPr>
                  <w:rFonts w:ascii="Arial" w:eastAsia="Times New Roman" w:hAnsi="Arial" w:cs="Arial"/>
                  <w:color w:val="000000"/>
                  <w:sz w:val="22"/>
                  <w:szCs w:val="22"/>
                  <w:lang w:val="de-DE" w:eastAsia="de-DE"/>
                </w:rPr>
                <w:t>Height (cm)</w:t>
              </w:r>
            </w:ins>
          </w:p>
        </w:tc>
        <w:tc>
          <w:tcPr>
            <w:tcW w:w="1046" w:type="dxa"/>
            <w:tcBorders>
              <w:top w:val="nil"/>
              <w:left w:val="nil"/>
              <w:bottom w:val="nil"/>
              <w:right w:val="nil"/>
            </w:tcBorders>
            <w:shd w:val="clear" w:color="000000" w:fill="FFFFFF"/>
            <w:noWrap/>
            <w:vAlign w:val="center"/>
            <w:hideMark/>
          </w:tcPr>
          <w:p w14:paraId="57D9F373" w14:textId="77777777" w:rsidR="00EB31DA" w:rsidRPr="00EB31DA" w:rsidRDefault="00EB31DA" w:rsidP="00EB31DA">
            <w:pPr>
              <w:spacing w:after="0" w:line="240" w:lineRule="auto"/>
              <w:contextualSpacing w:val="0"/>
              <w:jc w:val="both"/>
              <w:rPr>
                <w:ins w:id="701" w:author="praktikum" w:date="2022-04-12T16:03:00Z"/>
                <w:rFonts w:ascii="Arial" w:eastAsia="Times New Roman" w:hAnsi="Arial" w:cs="Arial"/>
                <w:color w:val="000000"/>
                <w:sz w:val="22"/>
                <w:szCs w:val="22"/>
                <w:lang w:val="de-DE" w:eastAsia="de-DE"/>
              </w:rPr>
            </w:pPr>
            <w:ins w:id="702" w:author="praktikum" w:date="2022-04-12T16:03:00Z">
              <w:r w:rsidRPr="00EB31DA">
                <w:rPr>
                  <w:rFonts w:ascii="Arial" w:eastAsia="Times New Roman" w:hAnsi="Arial" w:cs="Arial"/>
                  <w:color w:val="000000"/>
                  <w:sz w:val="22"/>
                  <w:szCs w:val="22"/>
                  <w:lang w:val="de-DE" w:eastAsia="de-DE"/>
                </w:rPr>
                <w:t>184,31</w:t>
              </w:r>
            </w:ins>
          </w:p>
        </w:tc>
        <w:tc>
          <w:tcPr>
            <w:tcW w:w="1045" w:type="dxa"/>
            <w:tcBorders>
              <w:top w:val="nil"/>
              <w:left w:val="nil"/>
              <w:bottom w:val="nil"/>
              <w:right w:val="nil"/>
            </w:tcBorders>
            <w:shd w:val="clear" w:color="000000" w:fill="FFFFFF"/>
            <w:noWrap/>
            <w:vAlign w:val="center"/>
            <w:hideMark/>
          </w:tcPr>
          <w:p w14:paraId="5F5D6C20" w14:textId="77777777" w:rsidR="00EB31DA" w:rsidRPr="00EB31DA" w:rsidRDefault="00EB31DA" w:rsidP="00EB31DA">
            <w:pPr>
              <w:spacing w:after="0" w:line="240" w:lineRule="auto"/>
              <w:contextualSpacing w:val="0"/>
              <w:jc w:val="both"/>
              <w:rPr>
                <w:ins w:id="703" w:author="praktikum" w:date="2022-04-12T16:03:00Z"/>
                <w:rFonts w:ascii="Arial" w:eastAsia="Times New Roman" w:hAnsi="Arial" w:cs="Arial"/>
                <w:color w:val="000000"/>
                <w:sz w:val="22"/>
                <w:szCs w:val="22"/>
                <w:lang w:val="de-DE" w:eastAsia="de-DE"/>
              </w:rPr>
            </w:pPr>
            <w:ins w:id="704" w:author="praktikum" w:date="2022-04-12T16:03:00Z">
              <w:r w:rsidRPr="00EB31DA">
                <w:rPr>
                  <w:rFonts w:ascii="Arial" w:eastAsia="Times New Roman" w:hAnsi="Arial" w:cs="Arial"/>
                  <w:color w:val="000000"/>
                  <w:sz w:val="22"/>
                  <w:szCs w:val="22"/>
                  <w:lang w:val="de-DE" w:eastAsia="de-DE"/>
                </w:rPr>
                <w:t>±5,82</w:t>
              </w:r>
            </w:ins>
          </w:p>
        </w:tc>
        <w:tc>
          <w:tcPr>
            <w:tcW w:w="1047" w:type="dxa"/>
            <w:tcBorders>
              <w:top w:val="nil"/>
              <w:left w:val="nil"/>
              <w:bottom w:val="nil"/>
              <w:right w:val="nil"/>
            </w:tcBorders>
            <w:shd w:val="clear" w:color="000000" w:fill="FFFFFF"/>
            <w:noWrap/>
            <w:vAlign w:val="center"/>
            <w:hideMark/>
          </w:tcPr>
          <w:p w14:paraId="1E09F04D" w14:textId="77777777" w:rsidR="00EB31DA" w:rsidRPr="00EB31DA" w:rsidRDefault="00EB31DA" w:rsidP="00EB31DA">
            <w:pPr>
              <w:spacing w:after="0" w:line="240" w:lineRule="auto"/>
              <w:contextualSpacing w:val="0"/>
              <w:jc w:val="both"/>
              <w:rPr>
                <w:ins w:id="705" w:author="praktikum" w:date="2022-04-12T16:03:00Z"/>
                <w:rFonts w:ascii="Arial" w:eastAsia="Times New Roman" w:hAnsi="Arial" w:cs="Arial"/>
                <w:color w:val="000000"/>
                <w:sz w:val="22"/>
                <w:szCs w:val="22"/>
                <w:lang w:val="de-DE" w:eastAsia="de-DE"/>
              </w:rPr>
            </w:pPr>
            <w:ins w:id="706" w:author="praktikum" w:date="2022-04-12T16:03:00Z">
              <w:r w:rsidRPr="00EB31DA">
                <w:rPr>
                  <w:rFonts w:ascii="Arial" w:eastAsia="Times New Roman" w:hAnsi="Arial" w:cs="Arial"/>
                  <w:color w:val="000000"/>
                  <w:sz w:val="22"/>
                  <w:szCs w:val="22"/>
                  <w:lang w:val="de-DE" w:eastAsia="de-DE"/>
                </w:rPr>
                <w:t>182,11</w:t>
              </w:r>
            </w:ins>
          </w:p>
        </w:tc>
        <w:tc>
          <w:tcPr>
            <w:tcW w:w="1045" w:type="dxa"/>
            <w:tcBorders>
              <w:top w:val="nil"/>
              <w:left w:val="nil"/>
              <w:bottom w:val="nil"/>
              <w:right w:val="nil"/>
            </w:tcBorders>
            <w:shd w:val="clear" w:color="000000" w:fill="FFFFFF"/>
            <w:noWrap/>
            <w:vAlign w:val="center"/>
            <w:hideMark/>
          </w:tcPr>
          <w:p w14:paraId="7E548A4B" w14:textId="77777777" w:rsidR="00EB31DA" w:rsidRPr="00EB31DA" w:rsidRDefault="00EB31DA" w:rsidP="00EB31DA">
            <w:pPr>
              <w:spacing w:after="0" w:line="240" w:lineRule="auto"/>
              <w:contextualSpacing w:val="0"/>
              <w:jc w:val="both"/>
              <w:rPr>
                <w:ins w:id="707" w:author="praktikum" w:date="2022-04-12T16:03:00Z"/>
                <w:rFonts w:ascii="Arial" w:eastAsia="Times New Roman" w:hAnsi="Arial" w:cs="Arial"/>
                <w:color w:val="000000"/>
                <w:sz w:val="22"/>
                <w:szCs w:val="22"/>
                <w:lang w:val="de-DE" w:eastAsia="de-DE"/>
              </w:rPr>
            </w:pPr>
            <w:ins w:id="708" w:author="praktikum" w:date="2022-04-12T16:03:00Z">
              <w:r w:rsidRPr="00EB31DA">
                <w:rPr>
                  <w:rFonts w:ascii="Arial" w:eastAsia="Times New Roman" w:hAnsi="Arial" w:cs="Arial"/>
                  <w:color w:val="000000"/>
                  <w:sz w:val="22"/>
                  <w:szCs w:val="22"/>
                  <w:lang w:val="de-DE" w:eastAsia="de-DE"/>
                </w:rPr>
                <w:t>±5,92</w:t>
              </w:r>
            </w:ins>
          </w:p>
        </w:tc>
        <w:tc>
          <w:tcPr>
            <w:tcW w:w="1047" w:type="dxa"/>
            <w:tcBorders>
              <w:top w:val="nil"/>
              <w:left w:val="nil"/>
              <w:bottom w:val="nil"/>
              <w:right w:val="nil"/>
            </w:tcBorders>
            <w:shd w:val="clear" w:color="000000" w:fill="FFFFFF"/>
            <w:noWrap/>
            <w:vAlign w:val="center"/>
            <w:hideMark/>
          </w:tcPr>
          <w:p w14:paraId="0C4A54AA" w14:textId="77777777" w:rsidR="00EB31DA" w:rsidRPr="00EB31DA" w:rsidRDefault="00EB31DA" w:rsidP="00EB31DA">
            <w:pPr>
              <w:spacing w:after="0" w:line="240" w:lineRule="auto"/>
              <w:contextualSpacing w:val="0"/>
              <w:jc w:val="both"/>
              <w:rPr>
                <w:ins w:id="709" w:author="praktikum" w:date="2022-04-12T16:03:00Z"/>
                <w:rFonts w:ascii="Arial" w:eastAsia="Times New Roman" w:hAnsi="Arial" w:cs="Arial"/>
                <w:color w:val="000000"/>
                <w:sz w:val="22"/>
                <w:szCs w:val="22"/>
                <w:lang w:val="de-DE" w:eastAsia="de-DE"/>
              </w:rPr>
            </w:pPr>
            <w:ins w:id="710" w:author="praktikum" w:date="2022-04-12T16:03:00Z">
              <w:r w:rsidRPr="00EB31DA">
                <w:rPr>
                  <w:rFonts w:ascii="Arial" w:eastAsia="Times New Roman" w:hAnsi="Arial" w:cs="Arial"/>
                  <w:color w:val="000000"/>
                  <w:sz w:val="22"/>
                  <w:szCs w:val="22"/>
                  <w:lang w:val="de-DE" w:eastAsia="de-DE"/>
                </w:rPr>
                <w:t>185,06</w:t>
              </w:r>
            </w:ins>
          </w:p>
        </w:tc>
        <w:tc>
          <w:tcPr>
            <w:tcW w:w="1045" w:type="dxa"/>
            <w:tcBorders>
              <w:top w:val="nil"/>
              <w:left w:val="nil"/>
              <w:bottom w:val="nil"/>
              <w:right w:val="nil"/>
            </w:tcBorders>
            <w:shd w:val="clear" w:color="000000" w:fill="FFFFFF"/>
            <w:noWrap/>
            <w:vAlign w:val="center"/>
            <w:hideMark/>
          </w:tcPr>
          <w:p w14:paraId="1A9EA326" w14:textId="77777777" w:rsidR="00EB31DA" w:rsidRPr="00EB31DA" w:rsidRDefault="00EB31DA" w:rsidP="00EB31DA">
            <w:pPr>
              <w:spacing w:after="0" w:line="240" w:lineRule="auto"/>
              <w:contextualSpacing w:val="0"/>
              <w:jc w:val="both"/>
              <w:rPr>
                <w:ins w:id="711" w:author="praktikum" w:date="2022-04-12T16:03:00Z"/>
                <w:rFonts w:ascii="Arial" w:eastAsia="Times New Roman" w:hAnsi="Arial" w:cs="Arial"/>
                <w:color w:val="000000"/>
                <w:sz w:val="22"/>
                <w:szCs w:val="22"/>
                <w:lang w:val="de-DE" w:eastAsia="de-DE"/>
              </w:rPr>
            </w:pPr>
            <w:ins w:id="712" w:author="praktikum" w:date="2022-04-12T16:03:00Z">
              <w:r w:rsidRPr="00EB31DA">
                <w:rPr>
                  <w:rFonts w:ascii="Arial" w:eastAsia="Times New Roman" w:hAnsi="Arial" w:cs="Arial"/>
                  <w:color w:val="000000"/>
                  <w:sz w:val="22"/>
                  <w:szCs w:val="22"/>
                  <w:lang w:val="de-DE" w:eastAsia="de-DE"/>
                </w:rPr>
                <w:t>±6,01</w:t>
              </w:r>
            </w:ins>
          </w:p>
        </w:tc>
      </w:tr>
      <w:tr w:rsidR="00EB31DA" w:rsidRPr="00EB31DA" w14:paraId="78005598" w14:textId="77777777" w:rsidTr="00EB31DA">
        <w:trPr>
          <w:trHeight w:val="340"/>
          <w:ins w:id="713" w:author="praktikum" w:date="2022-04-12T16:03:00Z"/>
        </w:trPr>
        <w:tc>
          <w:tcPr>
            <w:tcW w:w="3131" w:type="dxa"/>
            <w:tcBorders>
              <w:top w:val="nil"/>
              <w:left w:val="nil"/>
              <w:bottom w:val="nil"/>
              <w:right w:val="nil"/>
            </w:tcBorders>
            <w:shd w:val="clear" w:color="auto" w:fill="auto"/>
            <w:noWrap/>
            <w:vAlign w:val="center"/>
            <w:hideMark/>
          </w:tcPr>
          <w:p w14:paraId="51553D8A" w14:textId="77777777" w:rsidR="00EB31DA" w:rsidRPr="00EB31DA" w:rsidRDefault="00EB31DA" w:rsidP="00EB31DA">
            <w:pPr>
              <w:spacing w:after="0" w:line="240" w:lineRule="auto"/>
              <w:contextualSpacing w:val="0"/>
              <w:jc w:val="both"/>
              <w:rPr>
                <w:ins w:id="714" w:author="praktikum" w:date="2022-04-12T16:03:00Z"/>
                <w:rFonts w:ascii="Arial" w:eastAsia="Times New Roman" w:hAnsi="Arial" w:cs="Arial"/>
                <w:color w:val="000000"/>
                <w:sz w:val="22"/>
                <w:szCs w:val="22"/>
                <w:lang w:val="de-DE" w:eastAsia="de-DE"/>
              </w:rPr>
            </w:pPr>
            <w:proofErr w:type="spellStart"/>
            <w:ins w:id="715" w:author="praktikum" w:date="2022-04-12T16:03:00Z">
              <w:r w:rsidRPr="00EB31DA">
                <w:rPr>
                  <w:rFonts w:ascii="Arial" w:eastAsia="Times New Roman" w:hAnsi="Arial" w:cs="Arial"/>
                  <w:color w:val="000000"/>
                  <w:sz w:val="22"/>
                  <w:szCs w:val="22"/>
                  <w:lang w:val="de-DE" w:eastAsia="de-DE"/>
                </w:rPr>
                <w:t>Weight</w:t>
              </w:r>
              <w:proofErr w:type="spellEnd"/>
              <w:r w:rsidRPr="00EB31DA">
                <w:rPr>
                  <w:rFonts w:ascii="Arial" w:eastAsia="Times New Roman" w:hAnsi="Arial" w:cs="Arial"/>
                  <w:color w:val="000000"/>
                  <w:sz w:val="22"/>
                  <w:szCs w:val="22"/>
                  <w:lang w:val="de-DE" w:eastAsia="de-DE"/>
                </w:rPr>
                <w:t xml:space="preserve"> (kg)</w:t>
              </w:r>
            </w:ins>
          </w:p>
        </w:tc>
        <w:tc>
          <w:tcPr>
            <w:tcW w:w="1046" w:type="dxa"/>
            <w:tcBorders>
              <w:top w:val="nil"/>
              <w:left w:val="nil"/>
              <w:bottom w:val="nil"/>
              <w:right w:val="nil"/>
            </w:tcBorders>
            <w:shd w:val="clear" w:color="000000" w:fill="FFFFFF"/>
            <w:noWrap/>
            <w:vAlign w:val="center"/>
            <w:hideMark/>
          </w:tcPr>
          <w:p w14:paraId="4E26ABA7" w14:textId="77777777" w:rsidR="00EB31DA" w:rsidRPr="00EB31DA" w:rsidRDefault="00EB31DA" w:rsidP="00EB31DA">
            <w:pPr>
              <w:spacing w:after="0" w:line="240" w:lineRule="auto"/>
              <w:contextualSpacing w:val="0"/>
              <w:jc w:val="both"/>
              <w:rPr>
                <w:ins w:id="716" w:author="praktikum" w:date="2022-04-12T16:03:00Z"/>
                <w:rFonts w:ascii="Arial" w:eastAsia="Times New Roman" w:hAnsi="Arial" w:cs="Arial"/>
                <w:color w:val="000000"/>
                <w:sz w:val="22"/>
                <w:szCs w:val="22"/>
                <w:lang w:val="de-DE" w:eastAsia="de-DE"/>
              </w:rPr>
            </w:pPr>
            <w:ins w:id="717" w:author="praktikum" w:date="2022-04-12T16:03:00Z">
              <w:r w:rsidRPr="00EB31DA">
                <w:rPr>
                  <w:rFonts w:ascii="Arial" w:eastAsia="Times New Roman" w:hAnsi="Arial" w:cs="Arial"/>
                  <w:color w:val="000000"/>
                  <w:sz w:val="22"/>
                  <w:szCs w:val="22"/>
                  <w:lang w:val="de-DE" w:eastAsia="de-DE"/>
                </w:rPr>
                <w:t>80,56</w:t>
              </w:r>
            </w:ins>
          </w:p>
        </w:tc>
        <w:tc>
          <w:tcPr>
            <w:tcW w:w="1045" w:type="dxa"/>
            <w:tcBorders>
              <w:top w:val="nil"/>
              <w:left w:val="nil"/>
              <w:bottom w:val="nil"/>
              <w:right w:val="nil"/>
            </w:tcBorders>
            <w:shd w:val="clear" w:color="000000" w:fill="FFFFFF"/>
            <w:noWrap/>
            <w:vAlign w:val="center"/>
            <w:hideMark/>
          </w:tcPr>
          <w:p w14:paraId="3C93FB50" w14:textId="77777777" w:rsidR="00EB31DA" w:rsidRPr="00EB31DA" w:rsidRDefault="00EB31DA" w:rsidP="00EB31DA">
            <w:pPr>
              <w:spacing w:after="0" w:line="240" w:lineRule="auto"/>
              <w:contextualSpacing w:val="0"/>
              <w:jc w:val="both"/>
              <w:rPr>
                <w:ins w:id="718" w:author="praktikum" w:date="2022-04-12T16:03:00Z"/>
                <w:rFonts w:ascii="Arial" w:eastAsia="Times New Roman" w:hAnsi="Arial" w:cs="Arial"/>
                <w:color w:val="000000"/>
                <w:sz w:val="22"/>
                <w:szCs w:val="22"/>
                <w:lang w:val="de-DE" w:eastAsia="de-DE"/>
              </w:rPr>
            </w:pPr>
            <w:ins w:id="719" w:author="praktikum" w:date="2022-04-12T16:03:00Z">
              <w:r w:rsidRPr="00EB31DA">
                <w:rPr>
                  <w:rFonts w:ascii="Arial" w:eastAsia="Times New Roman" w:hAnsi="Arial" w:cs="Arial"/>
                  <w:color w:val="000000"/>
                  <w:sz w:val="22"/>
                  <w:szCs w:val="22"/>
                  <w:lang w:val="de-DE" w:eastAsia="de-DE"/>
                </w:rPr>
                <w:t>±8,62</w:t>
              </w:r>
            </w:ins>
          </w:p>
        </w:tc>
        <w:tc>
          <w:tcPr>
            <w:tcW w:w="1047" w:type="dxa"/>
            <w:tcBorders>
              <w:top w:val="nil"/>
              <w:left w:val="nil"/>
              <w:bottom w:val="nil"/>
              <w:right w:val="nil"/>
            </w:tcBorders>
            <w:shd w:val="clear" w:color="000000" w:fill="FFFFFF"/>
            <w:noWrap/>
            <w:vAlign w:val="center"/>
            <w:hideMark/>
          </w:tcPr>
          <w:p w14:paraId="141CF725" w14:textId="77777777" w:rsidR="00EB31DA" w:rsidRPr="00EB31DA" w:rsidRDefault="00EB31DA" w:rsidP="00EB31DA">
            <w:pPr>
              <w:spacing w:after="0" w:line="240" w:lineRule="auto"/>
              <w:contextualSpacing w:val="0"/>
              <w:jc w:val="both"/>
              <w:rPr>
                <w:ins w:id="720" w:author="praktikum" w:date="2022-04-12T16:03:00Z"/>
                <w:rFonts w:ascii="Arial" w:eastAsia="Times New Roman" w:hAnsi="Arial" w:cs="Arial"/>
                <w:color w:val="000000"/>
                <w:sz w:val="22"/>
                <w:szCs w:val="22"/>
                <w:lang w:val="de-DE" w:eastAsia="de-DE"/>
              </w:rPr>
            </w:pPr>
            <w:ins w:id="721" w:author="praktikum" w:date="2022-04-12T16:03:00Z">
              <w:r w:rsidRPr="00EB31DA">
                <w:rPr>
                  <w:rFonts w:ascii="Arial" w:eastAsia="Times New Roman" w:hAnsi="Arial" w:cs="Arial"/>
                  <w:color w:val="000000"/>
                  <w:sz w:val="22"/>
                  <w:szCs w:val="22"/>
                  <w:lang w:val="de-DE" w:eastAsia="de-DE"/>
                </w:rPr>
                <w:t>79,95</w:t>
              </w:r>
            </w:ins>
          </w:p>
        </w:tc>
        <w:tc>
          <w:tcPr>
            <w:tcW w:w="1045" w:type="dxa"/>
            <w:tcBorders>
              <w:top w:val="nil"/>
              <w:left w:val="nil"/>
              <w:bottom w:val="nil"/>
              <w:right w:val="nil"/>
            </w:tcBorders>
            <w:shd w:val="clear" w:color="000000" w:fill="FFFFFF"/>
            <w:noWrap/>
            <w:vAlign w:val="center"/>
            <w:hideMark/>
          </w:tcPr>
          <w:p w14:paraId="3641FA11" w14:textId="77777777" w:rsidR="00EB31DA" w:rsidRPr="00EB31DA" w:rsidRDefault="00EB31DA" w:rsidP="00EB31DA">
            <w:pPr>
              <w:spacing w:after="0" w:line="240" w:lineRule="auto"/>
              <w:contextualSpacing w:val="0"/>
              <w:jc w:val="both"/>
              <w:rPr>
                <w:ins w:id="722" w:author="praktikum" w:date="2022-04-12T16:03:00Z"/>
                <w:rFonts w:ascii="Arial" w:eastAsia="Times New Roman" w:hAnsi="Arial" w:cs="Arial"/>
                <w:color w:val="000000"/>
                <w:sz w:val="22"/>
                <w:szCs w:val="22"/>
                <w:lang w:val="de-DE" w:eastAsia="de-DE"/>
              </w:rPr>
            </w:pPr>
            <w:ins w:id="723" w:author="praktikum" w:date="2022-04-12T16:03:00Z">
              <w:r w:rsidRPr="00EB31DA">
                <w:rPr>
                  <w:rFonts w:ascii="Arial" w:eastAsia="Times New Roman" w:hAnsi="Arial" w:cs="Arial"/>
                  <w:color w:val="000000"/>
                  <w:sz w:val="22"/>
                  <w:szCs w:val="22"/>
                  <w:lang w:val="de-DE" w:eastAsia="de-DE"/>
                </w:rPr>
                <w:t>±7,85</w:t>
              </w:r>
            </w:ins>
          </w:p>
        </w:tc>
        <w:tc>
          <w:tcPr>
            <w:tcW w:w="1047" w:type="dxa"/>
            <w:tcBorders>
              <w:top w:val="nil"/>
              <w:left w:val="nil"/>
              <w:bottom w:val="nil"/>
              <w:right w:val="nil"/>
            </w:tcBorders>
            <w:shd w:val="clear" w:color="000000" w:fill="FFFFFF"/>
            <w:noWrap/>
            <w:vAlign w:val="center"/>
            <w:hideMark/>
          </w:tcPr>
          <w:p w14:paraId="1C233DC9" w14:textId="77777777" w:rsidR="00EB31DA" w:rsidRPr="00EB31DA" w:rsidRDefault="00EB31DA" w:rsidP="00EB31DA">
            <w:pPr>
              <w:spacing w:after="0" w:line="240" w:lineRule="auto"/>
              <w:contextualSpacing w:val="0"/>
              <w:jc w:val="both"/>
              <w:rPr>
                <w:ins w:id="724" w:author="praktikum" w:date="2022-04-12T16:03:00Z"/>
                <w:rFonts w:ascii="Arial" w:eastAsia="Times New Roman" w:hAnsi="Arial" w:cs="Arial"/>
                <w:color w:val="000000"/>
                <w:sz w:val="22"/>
                <w:szCs w:val="22"/>
                <w:lang w:val="de-DE" w:eastAsia="de-DE"/>
              </w:rPr>
            </w:pPr>
            <w:ins w:id="725" w:author="praktikum" w:date="2022-04-12T16:03:00Z">
              <w:r w:rsidRPr="00EB31DA">
                <w:rPr>
                  <w:rFonts w:ascii="Arial" w:eastAsia="Times New Roman" w:hAnsi="Arial" w:cs="Arial"/>
                  <w:color w:val="000000"/>
                  <w:sz w:val="22"/>
                  <w:szCs w:val="22"/>
                  <w:lang w:val="de-DE" w:eastAsia="de-DE"/>
                </w:rPr>
                <w:t>77,94</w:t>
              </w:r>
            </w:ins>
          </w:p>
        </w:tc>
        <w:tc>
          <w:tcPr>
            <w:tcW w:w="1045" w:type="dxa"/>
            <w:tcBorders>
              <w:top w:val="nil"/>
              <w:left w:val="nil"/>
              <w:bottom w:val="nil"/>
              <w:right w:val="nil"/>
            </w:tcBorders>
            <w:shd w:val="clear" w:color="000000" w:fill="FFFFFF"/>
            <w:noWrap/>
            <w:vAlign w:val="center"/>
            <w:hideMark/>
          </w:tcPr>
          <w:p w14:paraId="0F06192C" w14:textId="77777777" w:rsidR="00EB31DA" w:rsidRPr="00EB31DA" w:rsidRDefault="00EB31DA" w:rsidP="00EB31DA">
            <w:pPr>
              <w:spacing w:after="0" w:line="240" w:lineRule="auto"/>
              <w:contextualSpacing w:val="0"/>
              <w:jc w:val="both"/>
              <w:rPr>
                <w:ins w:id="726" w:author="praktikum" w:date="2022-04-12T16:03:00Z"/>
                <w:rFonts w:ascii="Arial" w:eastAsia="Times New Roman" w:hAnsi="Arial" w:cs="Arial"/>
                <w:color w:val="000000"/>
                <w:sz w:val="22"/>
                <w:szCs w:val="22"/>
                <w:lang w:val="de-DE" w:eastAsia="de-DE"/>
              </w:rPr>
            </w:pPr>
            <w:ins w:id="727" w:author="praktikum" w:date="2022-04-12T16:03:00Z">
              <w:r w:rsidRPr="00EB31DA">
                <w:rPr>
                  <w:rFonts w:ascii="Arial" w:eastAsia="Times New Roman" w:hAnsi="Arial" w:cs="Arial"/>
                  <w:color w:val="000000"/>
                  <w:sz w:val="22"/>
                  <w:szCs w:val="22"/>
                  <w:lang w:val="de-DE" w:eastAsia="de-DE"/>
                </w:rPr>
                <w:t>±10,69</w:t>
              </w:r>
            </w:ins>
          </w:p>
        </w:tc>
      </w:tr>
      <w:tr w:rsidR="00EB31DA" w:rsidRPr="00EB31DA" w14:paraId="3927961B" w14:textId="77777777" w:rsidTr="00EB31DA">
        <w:trPr>
          <w:trHeight w:val="340"/>
          <w:ins w:id="728" w:author="praktikum" w:date="2022-04-12T16:03:00Z"/>
        </w:trPr>
        <w:tc>
          <w:tcPr>
            <w:tcW w:w="3131" w:type="dxa"/>
            <w:tcBorders>
              <w:top w:val="nil"/>
              <w:left w:val="nil"/>
              <w:bottom w:val="nil"/>
              <w:right w:val="nil"/>
            </w:tcBorders>
            <w:shd w:val="clear" w:color="auto" w:fill="auto"/>
            <w:noWrap/>
            <w:vAlign w:val="center"/>
            <w:hideMark/>
          </w:tcPr>
          <w:p w14:paraId="3FE0934B" w14:textId="77777777" w:rsidR="00EB31DA" w:rsidRPr="00225323" w:rsidRDefault="00EB31DA" w:rsidP="00EB31DA">
            <w:pPr>
              <w:spacing w:after="0" w:line="240" w:lineRule="auto"/>
              <w:contextualSpacing w:val="0"/>
              <w:jc w:val="both"/>
              <w:rPr>
                <w:ins w:id="729" w:author="praktikum" w:date="2022-04-12T16:03:00Z"/>
                <w:rFonts w:ascii="Arial" w:eastAsia="Times New Roman" w:hAnsi="Arial" w:cs="Arial"/>
                <w:color w:val="000000"/>
                <w:sz w:val="22"/>
                <w:szCs w:val="22"/>
                <w:lang w:val="en-US" w:eastAsia="de-DE"/>
                <w:rPrChange w:id="730" w:author="Anna" w:date="2022-05-03T14:42:00Z">
                  <w:rPr>
                    <w:ins w:id="731" w:author="praktikum" w:date="2022-04-12T16:03:00Z"/>
                    <w:rFonts w:ascii="Arial" w:eastAsia="Times New Roman" w:hAnsi="Arial" w:cs="Arial"/>
                    <w:color w:val="000000"/>
                    <w:sz w:val="22"/>
                    <w:szCs w:val="22"/>
                    <w:lang w:val="de-DE" w:eastAsia="de-DE"/>
                  </w:rPr>
                </w:rPrChange>
              </w:rPr>
            </w:pPr>
            <w:ins w:id="732" w:author="praktikum" w:date="2022-04-12T16:03:00Z">
              <w:r w:rsidRPr="00225323">
                <w:rPr>
                  <w:rFonts w:ascii="Arial" w:eastAsia="Times New Roman" w:hAnsi="Arial" w:cs="Arial"/>
                  <w:color w:val="000000"/>
                  <w:sz w:val="22"/>
                  <w:szCs w:val="22"/>
                  <w:lang w:val="en-US" w:eastAsia="de-DE"/>
                  <w:rPrChange w:id="733" w:author="Anna" w:date="2022-05-03T14:42:00Z">
                    <w:rPr>
                      <w:rFonts w:ascii="Arial" w:eastAsia="Times New Roman" w:hAnsi="Arial" w:cs="Arial"/>
                      <w:color w:val="000000"/>
                      <w:sz w:val="22"/>
                      <w:szCs w:val="22"/>
                      <w:lang w:val="de-DE" w:eastAsia="de-DE"/>
                    </w:rPr>
                  </w:rPrChange>
                </w:rPr>
                <w:t>Body-Mass-Index (kg/m</w:t>
              </w:r>
              <w:r w:rsidRPr="00225323">
                <w:rPr>
                  <w:rFonts w:ascii="Arial" w:eastAsia="Times New Roman" w:hAnsi="Arial" w:cs="Arial"/>
                  <w:color w:val="000000"/>
                  <w:sz w:val="22"/>
                  <w:szCs w:val="22"/>
                  <w:vertAlign w:val="superscript"/>
                  <w:lang w:val="en-US" w:eastAsia="de-DE"/>
                  <w:rPrChange w:id="734" w:author="Anna" w:date="2022-05-03T14:42:00Z">
                    <w:rPr>
                      <w:rFonts w:ascii="Arial" w:eastAsia="Times New Roman" w:hAnsi="Arial" w:cs="Arial"/>
                      <w:color w:val="000000"/>
                      <w:sz w:val="22"/>
                      <w:szCs w:val="22"/>
                      <w:vertAlign w:val="superscript"/>
                      <w:lang w:val="de-DE" w:eastAsia="de-DE"/>
                    </w:rPr>
                  </w:rPrChange>
                </w:rPr>
                <w:t>2</w:t>
              </w:r>
              <w:r w:rsidRPr="00225323">
                <w:rPr>
                  <w:rFonts w:ascii="Arial" w:eastAsia="Times New Roman" w:hAnsi="Arial" w:cs="Arial"/>
                  <w:color w:val="000000"/>
                  <w:sz w:val="22"/>
                  <w:szCs w:val="22"/>
                  <w:lang w:val="en-US" w:eastAsia="de-DE"/>
                  <w:rPrChange w:id="735" w:author="Anna" w:date="2022-05-03T14:42:00Z">
                    <w:rPr>
                      <w:rFonts w:ascii="Arial" w:eastAsia="Times New Roman" w:hAnsi="Arial" w:cs="Arial"/>
                      <w:color w:val="000000"/>
                      <w:sz w:val="22"/>
                      <w:szCs w:val="22"/>
                      <w:lang w:val="de-DE" w:eastAsia="de-DE"/>
                    </w:rPr>
                  </w:rPrChange>
                </w:rPr>
                <w:t>)</w:t>
              </w:r>
            </w:ins>
          </w:p>
        </w:tc>
        <w:tc>
          <w:tcPr>
            <w:tcW w:w="1046" w:type="dxa"/>
            <w:tcBorders>
              <w:top w:val="nil"/>
              <w:left w:val="nil"/>
              <w:bottom w:val="nil"/>
              <w:right w:val="nil"/>
            </w:tcBorders>
            <w:shd w:val="clear" w:color="000000" w:fill="FFFFFF"/>
            <w:noWrap/>
            <w:vAlign w:val="center"/>
            <w:hideMark/>
          </w:tcPr>
          <w:p w14:paraId="257F6D74" w14:textId="77777777" w:rsidR="00EB31DA" w:rsidRPr="00EB31DA" w:rsidRDefault="00EB31DA" w:rsidP="00EB31DA">
            <w:pPr>
              <w:spacing w:after="0" w:line="240" w:lineRule="auto"/>
              <w:contextualSpacing w:val="0"/>
              <w:jc w:val="both"/>
              <w:rPr>
                <w:ins w:id="736" w:author="praktikum" w:date="2022-04-12T16:03:00Z"/>
                <w:rFonts w:ascii="Arial" w:eastAsia="Times New Roman" w:hAnsi="Arial" w:cs="Arial"/>
                <w:color w:val="000000"/>
                <w:sz w:val="22"/>
                <w:szCs w:val="22"/>
                <w:lang w:val="de-DE" w:eastAsia="de-DE"/>
              </w:rPr>
            </w:pPr>
            <w:ins w:id="737" w:author="praktikum" w:date="2022-04-12T16:03:00Z">
              <w:r w:rsidRPr="00EB31DA">
                <w:rPr>
                  <w:rFonts w:ascii="Arial" w:eastAsia="Times New Roman" w:hAnsi="Arial" w:cs="Arial"/>
                  <w:color w:val="000000"/>
                  <w:sz w:val="22"/>
                  <w:szCs w:val="22"/>
                  <w:lang w:val="de-DE" w:eastAsia="de-DE"/>
                </w:rPr>
                <w:t>23,67</w:t>
              </w:r>
            </w:ins>
          </w:p>
        </w:tc>
        <w:tc>
          <w:tcPr>
            <w:tcW w:w="1045" w:type="dxa"/>
            <w:tcBorders>
              <w:top w:val="nil"/>
              <w:left w:val="nil"/>
              <w:bottom w:val="nil"/>
              <w:right w:val="nil"/>
            </w:tcBorders>
            <w:shd w:val="clear" w:color="000000" w:fill="FFFFFF"/>
            <w:noWrap/>
            <w:vAlign w:val="center"/>
            <w:hideMark/>
          </w:tcPr>
          <w:p w14:paraId="2496C060" w14:textId="77777777" w:rsidR="00EB31DA" w:rsidRPr="00EB31DA" w:rsidRDefault="00EB31DA" w:rsidP="00EB31DA">
            <w:pPr>
              <w:spacing w:after="0" w:line="240" w:lineRule="auto"/>
              <w:contextualSpacing w:val="0"/>
              <w:jc w:val="both"/>
              <w:rPr>
                <w:ins w:id="738" w:author="praktikum" w:date="2022-04-12T16:03:00Z"/>
                <w:rFonts w:ascii="Arial" w:eastAsia="Times New Roman" w:hAnsi="Arial" w:cs="Arial"/>
                <w:color w:val="000000"/>
                <w:sz w:val="22"/>
                <w:szCs w:val="22"/>
                <w:lang w:val="de-DE" w:eastAsia="de-DE"/>
              </w:rPr>
            </w:pPr>
            <w:ins w:id="739" w:author="praktikum" w:date="2022-04-12T16:03:00Z">
              <w:r w:rsidRPr="00EB31DA">
                <w:rPr>
                  <w:rFonts w:ascii="Arial" w:eastAsia="Times New Roman" w:hAnsi="Arial" w:cs="Arial"/>
                  <w:color w:val="000000"/>
                  <w:sz w:val="22"/>
                  <w:szCs w:val="22"/>
                  <w:lang w:val="de-DE" w:eastAsia="de-DE"/>
                </w:rPr>
                <w:t>±1,71</w:t>
              </w:r>
            </w:ins>
          </w:p>
        </w:tc>
        <w:tc>
          <w:tcPr>
            <w:tcW w:w="1047" w:type="dxa"/>
            <w:tcBorders>
              <w:top w:val="nil"/>
              <w:left w:val="nil"/>
              <w:bottom w:val="nil"/>
              <w:right w:val="nil"/>
            </w:tcBorders>
            <w:shd w:val="clear" w:color="000000" w:fill="FFFFFF"/>
            <w:noWrap/>
            <w:vAlign w:val="center"/>
            <w:hideMark/>
          </w:tcPr>
          <w:p w14:paraId="465EF66C" w14:textId="77777777" w:rsidR="00EB31DA" w:rsidRPr="00EB31DA" w:rsidRDefault="00EB31DA" w:rsidP="00EB31DA">
            <w:pPr>
              <w:spacing w:after="0" w:line="240" w:lineRule="auto"/>
              <w:contextualSpacing w:val="0"/>
              <w:jc w:val="both"/>
              <w:rPr>
                <w:ins w:id="740" w:author="praktikum" w:date="2022-04-12T16:03:00Z"/>
                <w:rFonts w:ascii="Arial" w:eastAsia="Times New Roman" w:hAnsi="Arial" w:cs="Arial"/>
                <w:color w:val="000000"/>
                <w:sz w:val="22"/>
                <w:szCs w:val="22"/>
                <w:lang w:val="de-DE" w:eastAsia="de-DE"/>
              </w:rPr>
            </w:pPr>
            <w:ins w:id="741" w:author="praktikum" w:date="2022-04-12T16:03:00Z">
              <w:r w:rsidRPr="00EB31DA">
                <w:rPr>
                  <w:rFonts w:ascii="Arial" w:eastAsia="Times New Roman" w:hAnsi="Arial" w:cs="Arial"/>
                  <w:color w:val="000000"/>
                  <w:sz w:val="22"/>
                  <w:szCs w:val="22"/>
                  <w:lang w:val="de-DE" w:eastAsia="de-DE"/>
                </w:rPr>
                <w:t>24,16</w:t>
              </w:r>
            </w:ins>
          </w:p>
        </w:tc>
        <w:tc>
          <w:tcPr>
            <w:tcW w:w="1045" w:type="dxa"/>
            <w:tcBorders>
              <w:top w:val="nil"/>
              <w:left w:val="nil"/>
              <w:bottom w:val="nil"/>
              <w:right w:val="nil"/>
            </w:tcBorders>
            <w:shd w:val="clear" w:color="000000" w:fill="FFFFFF"/>
            <w:noWrap/>
            <w:vAlign w:val="center"/>
            <w:hideMark/>
          </w:tcPr>
          <w:p w14:paraId="44205504" w14:textId="77777777" w:rsidR="00EB31DA" w:rsidRPr="00EB31DA" w:rsidRDefault="00EB31DA" w:rsidP="00EB31DA">
            <w:pPr>
              <w:spacing w:after="0" w:line="240" w:lineRule="auto"/>
              <w:contextualSpacing w:val="0"/>
              <w:jc w:val="both"/>
              <w:rPr>
                <w:ins w:id="742" w:author="praktikum" w:date="2022-04-12T16:03:00Z"/>
                <w:rFonts w:ascii="Arial" w:eastAsia="Times New Roman" w:hAnsi="Arial" w:cs="Arial"/>
                <w:color w:val="000000"/>
                <w:sz w:val="22"/>
                <w:szCs w:val="22"/>
                <w:lang w:val="de-DE" w:eastAsia="de-DE"/>
              </w:rPr>
            </w:pPr>
            <w:ins w:id="743" w:author="praktikum" w:date="2022-04-12T16:03:00Z">
              <w:r w:rsidRPr="00EB31DA">
                <w:rPr>
                  <w:rFonts w:ascii="Arial" w:eastAsia="Times New Roman" w:hAnsi="Arial" w:cs="Arial"/>
                  <w:color w:val="000000"/>
                  <w:sz w:val="22"/>
                  <w:szCs w:val="22"/>
                  <w:lang w:val="de-DE" w:eastAsia="de-DE"/>
                </w:rPr>
                <w:t>±2,59</w:t>
              </w:r>
            </w:ins>
          </w:p>
        </w:tc>
        <w:tc>
          <w:tcPr>
            <w:tcW w:w="1047" w:type="dxa"/>
            <w:tcBorders>
              <w:top w:val="nil"/>
              <w:left w:val="nil"/>
              <w:bottom w:val="nil"/>
              <w:right w:val="nil"/>
            </w:tcBorders>
            <w:shd w:val="clear" w:color="000000" w:fill="FFFFFF"/>
            <w:noWrap/>
            <w:vAlign w:val="center"/>
            <w:hideMark/>
          </w:tcPr>
          <w:p w14:paraId="276A54BE" w14:textId="77777777" w:rsidR="00EB31DA" w:rsidRPr="00EB31DA" w:rsidRDefault="00EB31DA" w:rsidP="00EB31DA">
            <w:pPr>
              <w:spacing w:after="0" w:line="240" w:lineRule="auto"/>
              <w:contextualSpacing w:val="0"/>
              <w:jc w:val="both"/>
              <w:rPr>
                <w:ins w:id="744" w:author="praktikum" w:date="2022-04-12T16:03:00Z"/>
                <w:rFonts w:ascii="Arial" w:eastAsia="Times New Roman" w:hAnsi="Arial" w:cs="Arial"/>
                <w:color w:val="000000"/>
                <w:sz w:val="22"/>
                <w:szCs w:val="22"/>
                <w:lang w:val="de-DE" w:eastAsia="de-DE"/>
              </w:rPr>
            </w:pPr>
            <w:ins w:id="745" w:author="praktikum" w:date="2022-04-12T16:03:00Z">
              <w:r w:rsidRPr="00EB31DA">
                <w:rPr>
                  <w:rFonts w:ascii="Arial" w:eastAsia="Times New Roman" w:hAnsi="Arial" w:cs="Arial"/>
                  <w:color w:val="000000"/>
                  <w:sz w:val="22"/>
                  <w:szCs w:val="22"/>
                  <w:lang w:val="de-DE" w:eastAsia="de-DE"/>
                </w:rPr>
                <w:t>22,79</w:t>
              </w:r>
            </w:ins>
          </w:p>
        </w:tc>
        <w:tc>
          <w:tcPr>
            <w:tcW w:w="1045" w:type="dxa"/>
            <w:tcBorders>
              <w:top w:val="nil"/>
              <w:left w:val="nil"/>
              <w:bottom w:val="nil"/>
              <w:right w:val="nil"/>
            </w:tcBorders>
            <w:shd w:val="clear" w:color="000000" w:fill="FFFFFF"/>
            <w:noWrap/>
            <w:vAlign w:val="center"/>
            <w:hideMark/>
          </w:tcPr>
          <w:p w14:paraId="3541D225" w14:textId="77777777" w:rsidR="00EB31DA" w:rsidRPr="00EB31DA" w:rsidRDefault="00EB31DA" w:rsidP="00EB31DA">
            <w:pPr>
              <w:spacing w:after="0" w:line="240" w:lineRule="auto"/>
              <w:contextualSpacing w:val="0"/>
              <w:jc w:val="both"/>
              <w:rPr>
                <w:ins w:id="746" w:author="praktikum" w:date="2022-04-12T16:03:00Z"/>
                <w:rFonts w:ascii="Arial" w:eastAsia="Times New Roman" w:hAnsi="Arial" w:cs="Arial"/>
                <w:color w:val="000000"/>
                <w:sz w:val="22"/>
                <w:szCs w:val="22"/>
                <w:lang w:val="de-DE" w:eastAsia="de-DE"/>
              </w:rPr>
            </w:pPr>
            <w:ins w:id="747" w:author="praktikum" w:date="2022-04-12T16:03:00Z">
              <w:r w:rsidRPr="00EB31DA">
                <w:rPr>
                  <w:rFonts w:ascii="Arial" w:eastAsia="Times New Roman" w:hAnsi="Arial" w:cs="Arial"/>
                  <w:color w:val="000000"/>
                  <w:sz w:val="22"/>
                  <w:szCs w:val="22"/>
                  <w:lang w:val="de-DE" w:eastAsia="de-DE"/>
                </w:rPr>
                <w:t>±3,14</w:t>
              </w:r>
            </w:ins>
          </w:p>
        </w:tc>
      </w:tr>
      <w:tr w:rsidR="00EB31DA" w:rsidRPr="00EB31DA" w14:paraId="0D4B74D7" w14:textId="77777777" w:rsidTr="00EB31DA">
        <w:trPr>
          <w:trHeight w:val="340"/>
          <w:ins w:id="748" w:author="praktikum" w:date="2022-04-12T16:03:00Z"/>
        </w:trPr>
        <w:tc>
          <w:tcPr>
            <w:tcW w:w="3131" w:type="dxa"/>
            <w:tcBorders>
              <w:top w:val="nil"/>
              <w:left w:val="nil"/>
              <w:bottom w:val="nil"/>
              <w:right w:val="nil"/>
            </w:tcBorders>
            <w:shd w:val="clear" w:color="auto" w:fill="auto"/>
            <w:noWrap/>
            <w:vAlign w:val="center"/>
            <w:hideMark/>
          </w:tcPr>
          <w:p w14:paraId="3EB65A48" w14:textId="77777777" w:rsidR="00EB31DA" w:rsidRPr="00225323" w:rsidRDefault="00EB31DA" w:rsidP="00EB31DA">
            <w:pPr>
              <w:spacing w:after="0" w:line="240" w:lineRule="auto"/>
              <w:contextualSpacing w:val="0"/>
              <w:jc w:val="both"/>
              <w:rPr>
                <w:ins w:id="749" w:author="praktikum" w:date="2022-04-12T16:03:00Z"/>
                <w:rFonts w:ascii="Arial" w:eastAsia="Times New Roman" w:hAnsi="Arial" w:cs="Arial"/>
                <w:color w:val="000000"/>
                <w:sz w:val="22"/>
                <w:szCs w:val="22"/>
                <w:lang w:val="en-US" w:eastAsia="de-DE"/>
                <w:rPrChange w:id="750" w:author="Anna" w:date="2022-05-03T14:42:00Z">
                  <w:rPr>
                    <w:ins w:id="751" w:author="praktikum" w:date="2022-04-12T16:03:00Z"/>
                    <w:rFonts w:ascii="Arial" w:eastAsia="Times New Roman" w:hAnsi="Arial" w:cs="Arial"/>
                    <w:color w:val="000000"/>
                    <w:sz w:val="22"/>
                    <w:szCs w:val="22"/>
                    <w:lang w:val="de-DE" w:eastAsia="de-DE"/>
                  </w:rPr>
                </w:rPrChange>
              </w:rPr>
            </w:pPr>
            <w:ins w:id="752" w:author="praktikum" w:date="2022-04-12T16:03:00Z">
              <w:r w:rsidRPr="00225323">
                <w:rPr>
                  <w:rFonts w:ascii="Arial" w:eastAsia="Times New Roman" w:hAnsi="Arial" w:cs="Arial"/>
                  <w:color w:val="000000"/>
                  <w:sz w:val="22"/>
                  <w:szCs w:val="22"/>
                  <w:lang w:val="en-US" w:eastAsia="de-DE"/>
                  <w:rPrChange w:id="753" w:author="Anna" w:date="2022-05-03T14:42:00Z">
                    <w:rPr>
                      <w:rFonts w:ascii="Arial" w:eastAsia="Times New Roman" w:hAnsi="Arial" w:cs="Arial"/>
                      <w:color w:val="000000"/>
                      <w:sz w:val="22"/>
                      <w:szCs w:val="22"/>
                      <w:lang w:val="de-DE" w:eastAsia="de-DE"/>
                    </w:rPr>
                  </w:rPrChange>
                </w:rPr>
                <w:t>MWT_B Score (total of 40)</w:t>
              </w:r>
            </w:ins>
          </w:p>
        </w:tc>
        <w:tc>
          <w:tcPr>
            <w:tcW w:w="1046" w:type="dxa"/>
            <w:tcBorders>
              <w:top w:val="nil"/>
              <w:left w:val="nil"/>
              <w:bottom w:val="nil"/>
              <w:right w:val="nil"/>
            </w:tcBorders>
            <w:shd w:val="clear" w:color="000000" w:fill="FFFFFF"/>
            <w:noWrap/>
            <w:vAlign w:val="center"/>
            <w:hideMark/>
          </w:tcPr>
          <w:p w14:paraId="74B25924" w14:textId="77777777" w:rsidR="00EB31DA" w:rsidRPr="00EB31DA" w:rsidRDefault="00EB31DA" w:rsidP="00EB31DA">
            <w:pPr>
              <w:spacing w:after="0" w:line="240" w:lineRule="auto"/>
              <w:contextualSpacing w:val="0"/>
              <w:jc w:val="both"/>
              <w:rPr>
                <w:ins w:id="754" w:author="praktikum" w:date="2022-04-12T16:03:00Z"/>
                <w:rFonts w:ascii="Arial" w:eastAsia="Times New Roman" w:hAnsi="Arial" w:cs="Arial"/>
                <w:color w:val="000000"/>
                <w:sz w:val="22"/>
                <w:szCs w:val="22"/>
                <w:lang w:val="de-DE" w:eastAsia="de-DE"/>
              </w:rPr>
            </w:pPr>
            <w:ins w:id="755" w:author="praktikum" w:date="2022-04-12T16:03:00Z">
              <w:r w:rsidRPr="00EB31DA">
                <w:rPr>
                  <w:rFonts w:ascii="Arial" w:eastAsia="Times New Roman" w:hAnsi="Arial" w:cs="Arial"/>
                  <w:color w:val="000000"/>
                  <w:sz w:val="22"/>
                  <w:szCs w:val="22"/>
                  <w:lang w:val="de-DE" w:eastAsia="de-DE"/>
                </w:rPr>
                <w:t>31</w:t>
              </w:r>
            </w:ins>
          </w:p>
        </w:tc>
        <w:tc>
          <w:tcPr>
            <w:tcW w:w="1045" w:type="dxa"/>
            <w:tcBorders>
              <w:top w:val="nil"/>
              <w:left w:val="nil"/>
              <w:bottom w:val="nil"/>
              <w:right w:val="nil"/>
            </w:tcBorders>
            <w:shd w:val="clear" w:color="000000" w:fill="FFFFFF"/>
            <w:noWrap/>
            <w:vAlign w:val="center"/>
            <w:hideMark/>
          </w:tcPr>
          <w:p w14:paraId="7912A3E0" w14:textId="77777777" w:rsidR="00EB31DA" w:rsidRPr="00EB31DA" w:rsidRDefault="00EB31DA" w:rsidP="00EB31DA">
            <w:pPr>
              <w:spacing w:after="0" w:line="240" w:lineRule="auto"/>
              <w:contextualSpacing w:val="0"/>
              <w:jc w:val="both"/>
              <w:rPr>
                <w:ins w:id="756" w:author="praktikum" w:date="2022-04-12T16:03:00Z"/>
                <w:rFonts w:ascii="Arial" w:eastAsia="Times New Roman" w:hAnsi="Arial" w:cs="Arial"/>
                <w:color w:val="000000"/>
                <w:sz w:val="22"/>
                <w:szCs w:val="22"/>
                <w:lang w:val="de-DE" w:eastAsia="de-DE"/>
              </w:rPr>
            </w:pPr>
            <w:ins w:id="757" w:author="praktikum" w:date="2022-04-12T16:03:00Z">
              <w:r w:rsidRPr="00EB31DA">
                <w:rPr>
                  <w:rFonts w:ascii="Arial" w:eastAsia="Times New Roman" w:hAnsi="Arial" w:cs="Arial"/>
                  <w:color w:val="000000"/>
                  <w:sz w:val="22"/>
                  <w:szCs w:val="22"/>
                  <w:lang w:val="de-DE" w:eastAsia="de-DE"/>
                </w:rPr>
                <w:t>±1,9</w:t>
              </w:r>
            </w:ins>
          </w:p>
        </w:tc>
        <w:tc>
          <w:tcPr>
            <w:tcW w:w="1047" w:type="dxa"/>
            <w:tcBorders>
              <w:top w:val="nil"/>
              <w:left w:val="nil"/>
              <w:bottom w:val="nil"/>
              <w:right w:val="nil"/>
            </w:tcBorders>
            <w:shd w:val="clear" w:color="000000" w:fill="FFFFFF"/>
            <w:noWrap/>
            <w:vAlign w:val="center"/>
            <w:hideMark/>
          </w:tcPr>
          <w:p w14:paraId="5B25B47F" w14:textId="77777777" w:rsidR="00EB31DA" w:rsidRPr="00EB31DA" w:rsidRDefault="00EB31DA" w:rsidP="00EB31DA">
            <w:pPr>
              <w:spacing w:after="0" w:line="240" w:lineRule="auto"/>
              <w:contextualSpacing w:val="0"/>
              <w:jc w:val="both"/>
              <w:rPr>
                <w:ins w:id="758" w:author="praktikum" w:date="2022-04-12T16:03:00Z"/>
                <w:rFonts w:ascii="Arial" w:eastAsia="Times New Roman" w:hAnsi="Arial" w:cs="Arial"/>
                <w:color w:val="000000"/>
                <w:sz w:val="22"/>
                <w:szCs w:val="22"/>
                <w:lang w:val="de-DE" w:eastAsia="de-DE"/>
              </w:rPr>
            </w:pPr>
            <w:ins w:id="759" w:author="praktikum" w:date="2022-04-12T16:03:00Z">
              <w:r w:rsidRPr="00EB31DA">
                <w:rPr>
                  <w:rFonts w:ascii="Arial" w:eastAsia="Times New Roman" w:hAnsi="Arial" w:cs="Arial"/>
                  <w:color w:val="000000"/>
                  <w:sz w:val="22"/>
                  <w:szCs w:val="22"/>
                  <w:lang w:val="de-DE" w:eastAsia="de-DE"/>
                </w:rPr>
                <w:t>30,47</w:t>
              </w:r>
            </w:ins>
          </w:p>
        </w:tc>
        <w:tc>
          <w:tcPr>
            <w:tcW w:w="1045" w:type="dxa"/>
            <w:tcBorders>
              <w:top w:val="nil"/>
              <w:left w:val="nil"/>
              <w:bottom w:val="nil"/>
              <w:right w:val="nil"/>
            </w:tcBorders>
            <w:shd w:val="clear" w:color="000000" w:fill="FFFFFF"/>
            <w:noWrap/>
            <w:vAlign w:val="center"/>
            <w:hideMark/>
          </w:tcPr>
          <w:p w14:paraId="508A4A2C" w14:textId="77777777" w:rsidR="00EB31DA" w:rsidRPr="00EB31DA" w:rsidRDefault="00EB31DA" w:rsidP="00EB31DA">
            <w:pPr>
              <w:spacing w:after="0" w:line="240" w:lineRule="auto"/>
              <w:contextualSpacing w:val="0"/>
              <w:jc w:val="both"/>
              <w:rPr>
                <w:ins w:id="760" w:author="praktikum" w:date="2022-04-12T16:03:00Z"/>
                <w:rFonts w:ascii="Arial" w:eastAsia="Times New Roman" w:hAnsi="Arial" w:cs="Arial"/>
                <w:color w:val="000000"/>
                <w:sz w:val="22"/>
                <w:szCs w:val="22"/>
                <w:lang w:val="de-DE" w:eastAsia="de-DE"/>
              </w:rPr>
            </w:pPr>
            <w:ins w:id="761" w:author="praktikum" w:date="2022-04-12T16:03:00Z">
              <w:r w:rsidRPr="00EB31DA">
                <w:rPr>
                  <w:rFonts w:ascii="Arial" w:eastAsia="Times New Roman" w:hAnsi="Arial" w:cs="Arial"/>
                  <w:color w:val="000000"/>
                  <w:sz w:val="22"/>
                  <w:szCs w:val="22"/>
                  <w:lang w:val="de-DE" w:eastAsia="de-DE"/>
                </w:rPr>
                <w:t>±2,67</w:t>
              </w:r>
            </w:ins>
          </w:p>
        </w:tc>
        <w:tc>
          <w:tcPr>
            <w:tcW w:w="1047" w:type="dxa"/>
            <w:tcBorders>
              <w:top w:val="nil"/>
              <w:left w:val="nil"/>
              <w:bottom w:val="nil"/>
              <w:right w:val="nil"/>
            </w:tcBorders>
            <w:shd w:val="clear" w:color="000000" w:fill="FFFFFF"/>
            <w:noWrap/>
            <w:vAlign w:val="center"/>
            <w:hideMark/>
          </w:tcPr>
          <w:p w14:paraId="644C523F" w14:textId="77777777" w:rsidR="00EB31DA" w:rsidRPr="00EB31DA" w:rsidRDefault="00EB31DA" w:rsidP="00EB31DA">
            <w:pPr>
              <w:spacing w:after="0" w:line="240" w:lineRule="auto"/>
              <w:contextualSpacing w:val="0"/>
              <w:jc w:val="both"/>
              <w:rPr>
                <w:ins w:id="762" w:author="praktikum" w:date="2022-04-12T16:03:00Z"/>
                <w:rFonts w:ascii="Arial" w:eastAsia="Times New Roman" w:hAnsi="Arial" w:cs="Arial"/>
                <w:color w:val="000000"/>
                <w:sz w:val="22"/>
                <w:szCs w:val="22"/>
                <w:lang w:val="de-DE" w:eastAsia="de-DE"/>
              </w:rPr>
            </w:pPr>
            <w:ins w:id="763" w:author="praktikum" w:date="2022-04-12T16:03:00Z">
              <w:r w:rsidRPr="00EB31DA">
                <w:rPr>
                  <w:rFonts w:ascii="Arial" w:eastAsia="Times New Roman" w:hAnsi="Arial" w:cs="Arial"/>
                  <w:color w:val="000000"/>
                  <w:sz w:val="22"/>
                  <w:szCs w:val="22"/>
                  <w:lang w:val="de-DE" w:eastAsia="de-DE"/>
                </w:rPr>
                <w:t>31,83</w:t>
              </w:r>
            </w:ins>
          </w:p>
        </w:tc>
        <w:tc>
          <w:tcPr>
            <w:tcW w:w="1045" w:type="dxa"/>
            <w:tcBorders>
              <w:top w:val="nil"/>
              <w:left w:val="nil"/>
              <w:bottom w:val="nil"/>
              <w:right w:val="nil"/>
            </w:tcBorders>
            <w:shd w:val="clear" w:color="000000" w:fill="FFFFFF"/>
            <w:noWrap/>
            <w:vAlign w:val="center"/>
            <w:hideMark/>
          </w:tcPr>
          <w:p w14:paraId="5EFC3A0A" w14:textId="77777777" w:rsidR="00EB31DA" w:rsidRPr="00EB31DA" w:rsidRDefault="00EB31DA" w:rsidP="00EB31DA">
            <w:pPr>
              <w:spacing w:after="0" w:line="240" w:lineRule="auto"/>
              <w:contextualSpacing w:val="0"/>
              <w:jc w:val="both"/>
              <w:rPr>
                <w:ins w:id="764" w:author="praktikum" w:date="2022-04-12T16:03:00Z"/>
                <w:rFonts w:ascii="Arial" w:eastAsia="Times New Roman" w:hAnsi="Arial" w:cs="Arial"/>
                <w:color w:val="000000"/>
                <w:sz w:val="22"/>
                <w:szCs w:val="22"/>
                <w:lang w:val="de-DE" w:eastAsia="de-DE"/>
              </w:rPr>
            </w:pPr>
            <w:ins w:id="765" w:author="praktikum" w:date="2022-04-12T16:03:00Z">
              <w:r w:rsidRPr="00EB31DA">
                <w:rPr>
                  <w:rFonts w:ascii="Arial" w:eastAsia="Times New Roman" w:hAnsi="Arial" w:cs="Arial"/>
                  <w:color w:val="000000"/>
                  <w:sz w:val="22"/>
                  <w:szCs w:val="22"/>
                  <w:lang w:val="de-DE" w:eastAsia="de-DE"/>
                </w:rPr>
                <w:t>±2,28</w:t>
              </w:r>
            </w:ins>
          </w:p>
        </w:tc>
      </w:tr>
      <w:tr w:rsidR="00EB31DA" w:rsidRPr="00EB31DA" w14:paraId="5694A840" w14:textId="77777777" w:rsidTr="00EB31DA">
        <w:trPr>
          <w:trHeight w:val="340"/>
          <w:ins w:id="766" w:author="praktikum" w:date="2022-04-12T16:03:00Z"/>
        </w:trPr>
        <w:tc>
          <w:tcPr>
            <w:tcW w:w="3131" w:type="dxa"/>
            <w:tcBorders>
              <w:top w:val="nil"/>
              <w:left w:val="nil"/>
              <w:bottom w:val="nil"/>
              <w:right w:val="nil"/>
            </w:tcBorders>
            <w:shd w:val="clear" w:color="auto" w:fill="auto"/>
            <w:noWrap/>
            <w:vAlign w:val="center"/>
            <w:hideMark/>
          </w:tcPr>
          <w:p w14:paraId="22CE2277" w14:textId="77777777" w:rsidR="00EB31DA" w:rsidRPr="00EB31DA" w:rsidRDefault="00EB31DA" w:rsidP="00EB31DA">
            <w:pPr>
              <w:spacing w:after="0" w:line="240" w:lineRule="auto"/>
              <w:contextualSpacing w:val="0"/>
              <w:jc w:val="both"/>
              <w:rPr>
                <w:ins w:id="767" w:author="praktikum" w:date="2022-04-12T16:03:00Z"/>
                <w:rFonts w:ascii="Arial" w:eastAsia="Times New Roman" w:hAnsi="Arial" w:cs="Arial"/>
                <w:color w:val="000000"/>
                <w:sz w:val="22"/>
                <w:szCs w:val="22"/>
                <w:lang w:val="de-DE" w:eastAsia="de-DE"/>
              </w:rPr>
            </w:pPr>
            <w:ins w:id="768" w:author="praktikum" w:date="2022-04-12T16:03:00Z">
              <w:r w:rsidRPr="00EB31DA">
                <w:rPr>
                  <w:rFonts w:ascii="Arial" w:eastAsia="Times New Roman" w:hAnsi="Arial" w:cs="Arial"/>
                  <w:color w:val="000000"/>
                  <w:sz w:val="22"/>
                  <w:szCs w:val="22"/>
                  <w:lang w:val="de-DE" w:eastAsia="de-DE"/>
                </w:rPr>
                <w:t>Education (</w:t>
              </w:r>
              <w:proofErr w:type="spellStart"/>
              <w:r w:rsidRPr="00EB31DA">
                <w:rPr>
                  <w:rFonts w:ascii="Arial" w:eastAsia="Times New Roman" w:hAnsi="Arial" w:cs="Arial"/>
                  <w:color w:val="000000"/>
                  <w:sz w:val="22"/>
                  <w:szCs w:val="22"/>
                  <w:lang w:val="de-DE" w:eastAsia="de-DE"/>
                </w:rPr>
                <w:t>years</w:t>
              </w:r>
              <w:proofErr w:type="spellEnd"/>
              <w:r w:rsidRPr="00EB31DA">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
          <w:p w14:paraId="590CF836" w14:textId="77777777" w:rsidR="00EB31DA" w:rsidRPr="00EB31DA" w:rsidRDefault="00EB31DA" w:rsidP="00EB31DA">
            <w:pPr>
              <w:spacing w:after="0" w:line="240" w:lineRule="auto"/>
              <w:contextualSpacing w:val="0"/>
              <w:jc w:val="both"/>
              <w:rPr>
                <w:ins w:id="769" w:author="praktikum" w:date="2022-04-12T16:03:00Z"/>
                <w:rFonts w:ascii="Arial" w:eastAsia="Times New Roman" w:hAnsi="Arial" w:cs="Arial"/>
                <w:color w:val="000000"/>
                <w:sz w:val="22"/>
                <w:szCs w:val="22"/>
                <w:lang w:val="de-DE" w:eastAsia="de-DE"/>
              </w:rPr>
            </w:pPr>
            <w:ins w:id="770" w:author="praktikum" w:date="2022-04-12T16:03:00Z">
              <w:r w:rsidRPr="00EB31DA">
                <w:rPr>
                  <w:rFonts w:ascii="Arial" w:eastAsia="Times New Roman" w:hAnsi="Arial" w:cs="Arial"/>
                  <w:color w:val="000000"/>
                  <w:sz w:val="22"/>
                  <w:szCs w:val="22"/>
                  <w:lang w:val="de-DE" w:eastAsia="de-DE"/>
                </w:rPr>
                <w:t>16,56</w:t>
              </w:r>
            </w:ins>
          </w:p>
        </w:tc>
        <w:tc>
          <w:tcPr>
            <w:tcW w:w="1045" w:type="dxa"/>
            <w:tcBorders>
              <w:top w:val="nil"/>
              <w:left w:val="nil"/>
              <w:bottom w:val="nil"/>
              <w:right w:val="nil"/>
            </w:tcBorders>
            <w:shd w:val="clear" w:color="000000" w:fill="FFFFFF"/>
            <w:noWrap/>
            <w:vAlign w:val="center"/>
            <w:hideMark/>
          </w:tcPr>
          <w:p w14:paraId="619B064F" w14:textId="77777777" w:rsidR="00EB31DA" w:rsidRPr="00EB31DA" w:rsidRDefault="00EB31DA" w:rsidP="00EB31DA">
            <w:pPr>
              <w:spacing w:after="0" w:line="240" w:lineRule="auto"/>
              <w:contextualSpacing w:val="0"/>
              <w:jc w:val="both"/>
              <w:rPr>
                <w:ins w:id="771" w:author="praktikum" w:date="2022-04-12T16:03:00Z"/>
                <w:rFonts w:ascii="Arial" w:eastAsia="Times New Roman" w:hAnsi="Arial" w:cs="Arial"/>
                <w:color w:val="000000"/>
                <w:sz w:val="22"/>
                <w:szCs w:val="22"/>
                <w:lang w:val="de-DE" w:eastAsia="de-DE"/>
              </w:rPr>
            </w:pPr>
            <w:ins w:id="772" w:author="praktikum" w:date="2022-04-12T16:03:00Z">
              <w:r w:rsidRPr="00EB31DA">
                <w:rPr>
                  <w:rFonts w:ascii="Arial" w:eastAsia="Times New Roman" w:hAnsi="Arial" w:cs="Arial"/>
                  <w:color w:val="000000"/>
                  <w:sz w:val="22"/>
                  <w:szCs w:val="22"/>
                  <w:lang w:val="de-DE" w:eastAsia="de-DE"/>
                </w:rPr>
                <w:t>±2,62</w:t>
              </w:r>
            </w:ins>
          </w:p>
        </w:tc>
        <w:tc>
          <w:tcPr>
            <w:tcW w:w="1047" w:type="dxa"/>
            <w:tcBorders>
              <w:top w:val="nil"/>
              <w:left w:val="nil"/>
              <w:bottom w:val="nil"/>
              <w:right w:val="nil"/>
            </w:tcBorders>
            <w:shd w:val="clear" w:color="000000" w:fill="FFFFFF"/>
            <w:noWrap/>
            <w:vAlign w:val="center"/>
            <w:hideMark/>
          </w:tcPr>
          <w:p w14:paraId="134DE49C" w14:textId="77777777" w:rsidR="00EB31DA" w:rsidRPr="00EB31DA" w:rsidRDefault="00EB31DA" w:rsidP="00EB31DA">
            <w:pPr>
              <w:spacing w:after="0" w:line="240" w:lineRule="auto"/>
              <w:contextualSpacing w:val="0"/>
              <w:jc w:val="both"/>
              <w:rPr>
                <w:ins w:id="773" w:author="praktikum" w:date="2022-04-12T16:03:00Z"/>
                <w:rFonts w:ascii="Arial" w:eastAsia="Times New Roman" w:hAnsi="Arial" w:cs="Arial"/>
                <w:color w:val="000000"/>
                <w:sz w:val="22"/>
                <w:szCs w:val="22"/>
                <w:lang w:val="de-DE" w:eastAsia="de-DE"/>
              </w:rPr>
            </w:pPr>
            <w:ins w:id="774" w:author="praktikum" w:date="2022-04-12T16:03:00Z">
              <w:r w:rsidRPr="00EB31DA">
                <w:rPr>
                  <w:rFonts w:ascii="Arial" w:eastAsia="Times New Roman" w:hAnsi="Arial" w:cs="Arial"/>
                  <w:color w:val="000000"/>
                  <w:sz w:val="22"/>
                  <w:szCs w:val="22"/>
                  <w:lang w:val="de-DE" w:eastAsia="de-DE"/>
                </w:rPr>
                <w:t>16,62</w:t>
              </w:r>
            </w:ins>
          </w:p>
        </w:tc>
        <w:tc>
          <w:tcPr>
            <w:tcW w:w="1045" w:type="dxa"/>
            <w:tcBorders>
              <w:top w:val="nil"/>
              <w:left w:val="nil"/>
              <w:bottom w:val="nil"/>
              <w:right w:val="nil"/>
            </w:tcBorders>
            <w:shd w:val="clear" w:color="000000" w:fill="FFFFFF"/>
            <w:noWrap/>
            <w:vAlign w:val="center"/>
            <w:hideMark/>
          </w:tcPr>
          <w:p w14:paraId="2E47FB55" w14:textId="77777777" w:rsidR="00EB31DA" w:rsidRPr="00EB31DA" w:rsidRDefault="00EB31DA" w:rsidP="00EB31DA">
            <w:pPr>
              <w:spacing w:after="0" w:line="240" w:lineRule="auto"/>
              <w:contextualSpacing w:val="0"/>
              <w:jc w:val="both"/>
              <w:rPr>
                <w:ins w:id="775" w:author="praktikum" w:date="2022-04-12T16:03:00Z"/>
                <w:rFonts w:ascii="Arial" w:eastAsia="Times New Roman" w:hAnsi="Arial" w:cs="Arial"/>
                <w:color w:val="000000"/>
                <w:sz w:val="22"/>
                <w:szCs w:val="22"/>
                <w:lang w:val="de-DE" w:eastAsia="de-DE"/>
              </w:rPr>
            </w:pPr>
            <w:ins w:id="776" w:author="praktikum" w:date="2022-04-12T16:03:00Z">
              <w:r w:rsidRPr="00EB31DA">
                <w:rPr>
                  <w:rFonts w:ascii="Arial" w:eastAsia="Times New Roman" w:hAnsi="Arial" w:cs="Arial"/>
                  <w:color w:val="000000"/>
                  <w:sz w:val="22"/>
                  <w:szCs w:val="22"/>
                  <w:lang w:val="de-DE" w:eastAsia="de-DE"/>
                </w:rPr>
                <w:t>±2,94</w:t>
              </w:r>
            </w:ins>
          </w:p>
        </w:tc>
        <w:tc>
          <w:tcPr>
            <w:tcW w:w="1047" w:type="dxa"/>
            <w:tcBorders>
              <w:top w:val="nil"/>
              <w:left w:val="nil"/>
              <w:bottom w:val="nil"/>
              <w:right w:val="nil"/>
            </w:tcBorders>
            <w:shd w:val="clear" w:color="000000" w:fill="FFFFFF"/>
            <w:noWrap/>
            <w:vAlign w:val="center"/>
            <w:hideMark/>
          </w:tcPr>
          <w:p w14:paraId="1A81AA5F" w14:textId="77777777" w:rsidR="00EB31DA" w:rsidRPr="00EB31DA" w:rsidRDefault="00EB31DA" w:rsidP="00EB31DA">
            <w:pPr>
              <w:spacing w:after="0" w:line="240" w:lineRule="auto"/>
              <w:contextualSpacing w:val="0"/>
              <w:jc w:val="both"/>
              <w:rPr>
                <w:ins w:id="777" w:author="praktikum" w:date="2022-04-12T16:03:00Z"/>
                <w:rFonts w:ascii="Arial" w:eastAsia="Times New Roman" w:hAnsi="Arial" w:cs="Arial"/>
                <w:color w:val="000000"/>
                <w:sz w:val="22"/>
                <w:szCs w:val="22"/>
                <w:lang w:val="de-DE" w:eastAsia="de-DE"/>
              </w:rPr>
            </w:pPr>
            <w:ins w:id="778" w:author="praktikum" w:date="2022-04-12T16:03:00Z">
              <w:r w:rsidRPr="00EB31DA">
                <w:rPr>
                  <w:rFonts w:ascii="Arial" w:eastAsia="Times New Roman" w:hAnsi="Arial" w:cs="Arial"/>
                  <w:color w:val="000000"/>
                  <w:sz w:val="22"/>
                  <w:szCs w:val="22"/>
                  <w:lang w:val="de-DE" w:eastAsia="de-DE"/>
                </w:rPr>
                <w:t>16,78</w:t>
              </w:r>
            </w:ins>
          </w:p>
        </w:tc>
        <w:tc>
          <w:tcPr>
            <w:tcW w:w="1045" w:type="dxa"/>
            <w:tcBorders>
              <w:top w:val="nil"/>
              <w:left w:val="nil"/>
              <w:bottom w:val="nil"/>
              <w:right w:val="nil"/>
            </w:tcBorders>
            <w:shd w:val="clear" w:color="000000" w:fill="FFFFFF"/>
            <w:noWrap/>
            <w:vAlign w:val="center"/>
            <w:hideMark/>
          </w:tcPr>
          <w:p w14:paraId="7B71C4B7" w14:textId="77777777" w:rsidR="00EB31DA" w:rsidRPr="00EB31DA" w:rsidRDefault="00EB31DA" w:rsidP="00EB31DA">
            <w:pPr>
              <w:spacing w:after="0" w:line="240" w:lineRule="auto"/>
              <w:contextualSpacing w:val="0"/>
              <w:jc w:val="both"/>
              <w:rPr>
                <w:ins w:id="779" w:author="praktikum" w:date="2022-04-12T16:03:00Z"/>
                <w:rFonts w:ascii="Arial" w:eastAsia="Times New Roman" w:hAnsi="Arial" w:cs="Arial"/>
                <w:color w:val="000000"/>
                <w:sz w:val="22"/>
                <w:szCs w:val="22"/>
                <w:lang w:val="de-DE" w:eastAsia="de-DE"/>
              </w:rPr>
            </w:pPr>
            <w:ins w:id="780" w:author="praktikum" w:date="2022-04-12T16:03:00Z">
              <w:r w:rsidRPr="00EB31DA">
                <w:rPr>
                  <w:rFonts w:ascii="Arial" w:eastAsia="Times New Roman" w:hAnsi="Arial" w:cs="Arial"/>
                  <w:color w:val="000000"/>
                  <w:sz w:val="22"/>
                  <w:szCs w:val="22"/>
                  <w:lang w:val="de-DE" w:eastAsia="de-DE"/>
                </w:rPr>
                <w:t>±2,67</w:t>
              </w:r>
            </w:ins>
          </w:p>
        </w:tc>
      </w:tr>
      <w:tr w:rsidR="00EB31DA" w:rsidRPr="00EB31DA" w14:paraId="73952410" w14:textId="77777777" w:rsidTr="00EB31DA">
        <w:trPr>
          <w:trHeight w:val="340"/>
          <w:ins w:id="781" w:author="praktikum" w:date="2022-04-12T16:03:00Z"/>
        </w:trPr>
        <w:tc>
          <w:tcPr>
            <w:tcW w:w="3131" w:type="dxa"/>
            <w:tcBorders>
              <w:top w:val="nil"/>
              <w:left w:val="nil"/>
              <w:bottom w:val="nil"/>
              <w:right w:val="nil"/>
            </w:tcBorders>
            <w:shd w:val="clear" w:color="auto" w:fill="auto"/>
            <w:noWrap/>
            <w:vAlign w:val="center"/>
            <w:hideMark/>
          </w:tcPr>
          <w:p w14:paraId="20077E30" w14:textId="77777777" w:rsidR="00EB31DA" w:rsidRPr="00EB31DA" w:rsidRDefault="00EB31DA" w:rsidP="00EB31DA">
            <w:pPr>
              <w:spacing w:after="0" w:line="240" w:lineRule="auto"/>
              <w:contextualSpacing w:val="0"/>
              <w:jc w:val="both"/>
              <w:rPr>
                <w:ins w:id="782" w:author="praktikum" w:date="2022-04-12T16:03:00Z"/>
                <w:rFonts w:ascii="Arial" w:eastAsia="Times New Roman" w:hAnsi="Arial" w:cs="Arial"/>
                <w:sz w:val="22"/>
                <w:szCs w:val="22"/>
                <w:lang w:val="de-DE" w:eastAsia="de-DE"/>
              </w:rPr>
            </w:pPr>
            <w:ins w:id="783" w:author="praktikum" w:date="2022-04-12T16:03:00Z">
              <w:r w:rsidRPr="00EB31DA">
                <w:rPr>
                  <w:rFonts w:ascii="Arial" w:eastAsia="Times New Roman" w:hAnsi="Arial" w:cs="Arial"/>
                  <w:sz w:val="22"/>
                  <w:szCs w:val="22"/>
                  <w:lang w:val="de-DE" w:eastAsia="de-DE"/>
                </w:rPr>
                <w:t>D2 Score (total)</w:t>
              </w:r>
            </w:ins>
          </w:p>
        </w:tc>
        <w:tc>
          <w:tcPr>
            <w:tcW w:w="1046" w:type="dxa"/>
            <w:tcBorders>
              <w:top w:val="nil"/>
              <w:left w:val="nil"/>
              <w:bottom w:val="nil"/>
              <w:right w:val="nil"/>
            </w:tcBorders>
            <w:shd w:val="clear" w:color="000000" w:fill="FFFFFF"/>
            <w:noWrap/>
            <w:vAlign w:val="center"/>
            <w:hideMark/>
          </w:tcPr>
          <w:p w14:paraId="5A80B03B" w14:textId="77777777" w:rsidR="00EB31DA" w:rsidRPr="00EB31DA" w:rsidRDefault="00EB31DA" w:rsidP="00EB31DA">
            <w:pPr>
              <w:spacing w:after="0" w:line="240" w:lineRule="auto"/>
              <w:contextualSpacing w:val="0"/>
              <w:jc w:val="both"/>
              <w:rPr>
                <w:ins w:id="784" w:author="praktikum" w:date="2022-04-12T16:03:00Z"/>
                <w:rFonts w:ascii="Arial" w:eastAsia="Times New Roman" w:hAnsi="Arial" w:cs="Arial"/>
                <w:color w:val="000000"/>
                <w:sz w:val="22"/>
                <w:szCs w:val="22"/>
                <w:lang w:val="de-DE" w:eastAsia="de-DE"/>
              </w:rPr>
            </w:pPr>
            <w:ins w:id="785" w:author="praktikum" w:date="2022-04-12T16:03:00Z">
              <w:r w:rsidRPr="00EB31DA">
                <w:rPr>
                  <w:rFonts w:ascii="Arial" w:eastAsia="Times New Roman" w:hAnsi="Arial" w:cs="Arial"/>
                  <w:color w:val="000000"/>
                  <w:sz w:val="22"/>
                  <w:szCs w:val="22"/>
                  <w:lang w:val="de-DE" w:eastAsia="de-DE"/>
                </w:rPr>
                <w:t>566,81</w:t>
              </w:r>
            </w:ins>
          </w:p>
        </w:tc>
        <w:tc>
          <w:tcPr>
            <w:tcW w:w="1045" w:type="dxa"/>
            <w:tcBorders>
              <w:top w:val="nil"/>
              <w:left w:val="nil"/>
              <w:bottom w:val="nil"/>
              <w:right w:val="nil"/>
            </w:tcBorders>
            <w:shd w:val="clear" w:color="000000" w:fill="FFFFFF"/>
            <w:noWrap/>
            <w:vAlign w:val="center"/>
            <w:hideMark/>
          </w:tcPr>
          <w:p w14:paraId="15F5BB80" w14:textId="77777777" w:rsidR="00EB31DA" w:rsidRPr="00EB31DA" w:rsidRDefault="00EB31DA" w:rsidP="00EB31DA">
            <w:pPr>
              <w:spacing w:after="0" w:line="240" w:lineRule="auto"/>
              <w:contextualSpacing w:val="0"/>
              <w:jc w:val="both"/>
              <w:rPr>
                <w:ins w:id="786" w:author="praktikum" w:date="2022-04-12T16:03:00Z"/>
                <w:rFonts w:ascii="Arial" w:eastAsia="Times New Roman" w:hAnsi="Arial" w:cs="Arial"/>
                <w:color w:val="000000"/>
                <w:sz w:val="22"/>
                <w:szCs w:val="22"/>
                <w:lang w:val="de-DE" w:eastAsia="de-DE"/>
              </w:rPr>
            </w:pPr>
            <w:ins w:id="787" w:author="praktikum" w:date="2022-04-12T16:03:00Z">
              <w:r w:rsidRPr="00EB31DA">
                <w:rPr>
                  <w:rFonts w:ascii="Arial" w:eastAsia="Times New Roman" w:hAnsi="Arial" w:cs="Arial"/>
                  <w:color w:val="000000"/>
                  <w:sz w:val="22"/>
                  <w:szCs w:val="22"/>
                  <w:lang w:val="de-DE" w:eastAsia="de-DE"/>
                </w:rPr>
                <w:t>±49,72</w:t>
              </w:r>
            </w:ins>
          </w:p>
        </w:tc>
        <w:tc>
          <w:tcPr>
            <w:tcW w:w="1047" w:type="dxa"/>
            <w:tcBorders>
              <w:top w:val="nil"/>
              <w:left w:val="nil"/>
              <w:bottom w:val="nil"/>
              <w:right w:val="nil"/>
            </w:tcBorders>
            <w:shd w:val="clear" w:color="000000" w:fill="FFFFFF"/>
            <w:noWrap/>
            <w:vAlign w:val="center"/>
            <w:hideMark/>
          </w:tcPr>
          <w:p w14:paraId="0F26DED7" w14:textId="77777777" w:rsidR="00EB31DA" w:rsidRPr="00EB31DA" w:rsidRDefault="00EB31DA" w:rsidP="00EB31DA">
            <w:pPr>
              <w:spacing w:after="0" w:line="240" w:lineRule="auto"/>
              <w:contextualSpacing w:val="0"/>
              <w:jc w:val="both"/>
              <w:rPr>
                <w:ins w:id="788" w:author="praktikum" w:date="2022-04-12T16:03:00Z"/>
                <w:rFonts w:ascii="Arial" w:eastAsia="Times New Roman" w:hAnsi="Arial" w:cs="Arial"/>
                <w:color w:val="000000"/>
                <w:sz w:val="22"/>
                <w:szCs w:val="22"/>
                <w:lang w:val="de-DE" w:eastAsia="de-DE"/>
              </w:rPr>
            </w:pPr>
            <w:ins w:id="789" w:author="praktikum" w:date="2022-04-12T16:03:00Z">
              <w:r w:rsidRPr="00EB31DA">
                <w:rPr>
                  <w:rFonts w:ascii="Arial" w:eastAsia="Times New Roman" w:hAnsi="Arial" w:cs="Arial"/>
                  <w:color w:val="000000"/>
                  <w:sz w:val="22"/>
                  <w:szCs w:val="22"/>
                  <w:lang w:val="de-DE" w:eastAsia="de-DE"/>
                </w:rPr>
                <w:t>566,56</w:t>
              </w:r>
            </w:ins>
          </w:p>
        </w:tc>
        <w:tc>
          <w:tcPr>
            <w:tcW w:w="1045" w:type="dxa"/>
            <w:tcBorders>
              <w:top w:val="nil"/>
              <w:left w:val="nil"/>
              <w:bottom w:val="nil"/>
              <w:right w:val="nil"/>
            </w:tcBorders>
            <w:shd w:val="clear" w:color="000000" w:fill="FFFFFF"/>
            <w:noWrap/>
            <w:vAlign w:val="center"/>
            <w:hideMark/>
          </w:tcPr>
          <w:p w14:paraId="613FA091" w14:textId="77777777" w:rsidR="00EB31DA" w:rsidRPr="00EB31DA" w:rsidRDefault="00EB31DA" w:rsidP="00EB31DA">
            <w:pPr>
              <w:spacing w:after="0" w:line="240" w:lineRule="auto"/>
              <w:contextualSpacing w:val="0"/>
              <w:jc w:val="both"/>
              <w:rPr>
                <w:ins w:id="790" w:author="praktikum" w:date="2022-04-12T16:03:00Z"/>
                <w:rFonts w:ascii="Arial" w:eastAsia="Times New Roman" w:hAnsi="Arial" w:cs="Arial"/>
                <w:color w:val="000000"/>
                <w:sz w:val="22"/>
                <w:szCs w:val="22"/>
                <w:lang w:val="de-DE" w:eastAsia="de-DE"/>
              </w:rPr>
            </w:pPr>
            <w:ins w:id="791" w:author="praktikum" w:date="2022-04-12T16:03:00Z">
              <w:r w:rsidRPr="00EB31DA">
                <w:rPr>
                  <w:rFonts w:ascii="Arial" w:eastAsia="Times New Roman" w:hAnsi="Arial" w:cs="Arial"/>
                  <w:color w:val="000000"/>
                  <w:sz w:val="22"/>
                  <w:szCs w:val="22"/>
                  <w:lang w:val="de-DE" w:eastAsia="de-DE"/>
                </w:rPr>
                <w:t>±60,72</w:t>
              </w:r>
            </w:ins>
          </w:p>
        </w:tc>
        <w:tc>
          <w:tcPr>
            <w:tcW w:w="1047" w:type="dxa"/>
            <w:tcBorders>
              <w:top w:val="nil"/>
              <w:left w:val="nil"/>
              <w:bottom w:val="nil"/>
              <w:right w:val="nil"/>
            </w:tcBorders>
            <w:shd w:val="clear" w:color="000000" w:fill="FFFFFF"/>
            <w:noWrap/>
            <w:vAlign w:val="center"/>
            <w:hideMark/>
          </w:tcPr>
          <w:p w14:paraId="60FFB8EF" w14:textId="77777777" w:rsidR="00EB31DA" w:rsidRPr="00EB31DA" w:rsidRDefault="00EB31DA" w:rsidP="00EB31DA">
            <w:pPr>
              <w:spacing w:after="0" w:line="240" w:lineRule="auto"/>
              <w:contextualSpacing w:val="0"/>
              <w:jc w:val="both"/>
              <w:rPr>
                <w:ins w:id="792" w:author="praktikum" w:date="2022-04-12T16:03:00Z"/>
                <w:rFonts w:ascii="Arial" w:eastAsia="Times New Roman" w:hAnsi="Arial" w:cs="Arial"/>
                <w:color w:val="000000"/>
                <w:sz w:val="22"/>
                <w:szCs w:val="22"/>
                <w:lang w:val="de-DE" w:eastAsia="de-DE"/>
              </w:rPr>
            </w:pPr>
            <w:ins w:id="793" w:author="praktikum" w:date="2022-04-12T16:03:00Z">
              <w:r w:rsidRPr="00EB31DA">
                <w:rPr>
                  <w:rFonts w:ascii="Arial" w:eastAsia="Times New Roman" w:hAnsi="Arial" w:cs="Arial"/>
                  <w:color w:val="000000"/>
                  <w:sz w:val="22"/>
                  <w:szCs w:val="22"/>
                  <w:lang w:val="de-DE" w:eastAsia="de-DE"/>
                </w:rPr>
                <w:t>520,83</w:t>
              </w:r>
            </w:ins>
          </w:p>
        </w:tc>
        <w:tc>
          <w:tcPr>
            <w:tcW w:w="1045" w:type="dxa"/>
            <w:tcBorders>
              <w:top w:val="nil"/>
              <w:left w:val="nil"/>
              <w:bottom w:val="nil"/>
              <w:right w:val="nil"/>
            </w:tcBorders>
            <w:shd w:val="clear" w:color="000000" w:fill="FFFFFF"/>
            <w:noWrap/>
            <w:vAlign w:val="center"/>
            <w:hideMark/>
          </w:tcPr>
          <w:p w14:paraId="4D6695FF" w14:textId="77777777" w:rsidR="00EB31DA" w:rsidRPr="00EB31DA" w:rsidRDefault="00EB31DA" w:rsidP="00EB31DA">
            <w:pPr>
              <w:spacing w:after="0" w:line="240" w:lineRule="auto"/>
              <w:contextualSpacing w:val="0"/>
              <w:jc w:val="both"/>
              <w:rPr>
                <w:ins w:id="794" w:author="praktikum" w:date="2022-04-12T16:03:00Z"/>
                <w:rFonts w:ascii="Arial" w:eastAsia="Times New Roman" w:hAnsi="Arial" w:cs="Arial"/>
                <w:color w:val="000000"/>
                <w:sz w:val="22"/>
                <w:szCs w:val="22"/>
                <w:lang w:val="de-DE" w:eastAsia="de-DE"/>
              </w:rPr>
            </w:pPr>
            <w:ins w:id="795" w:author="praktikum" w:date="2022-04-12T16:03:00Z">
              <w:r w:rsidRPr="00EB31DA">
                <w:rPr>
                  <w:rFonts w:ascii="Arial" w:eastAsia="Times New Roman" w:hAnsi="Arial" w:cs="Arial"/>
                  <w:color w:val="000000"/>
                  <w:sz w:val="22"/>
                  <w:szCs w:val="22"/>
                  <w:lang w:val="de-DE" w:eastAsia="de-DE"/>
                </w:rPr>
                <w:t>±56,45</w:t>
              </w:r>
            </w:ins>
          </w:p>
        </w:tc>
      </w:tr>
      <w:tr w:rsidR="00EB31DA" w:rsidRPr="00EB31DA" w14:paraId="797ADC90" w14:textId="77777777" w:rsidTr="00EB31DA">
        <w:trPr>
          <w:trHeight w:val="340"/>
          <w:ins w:id="796" w:author="praktikum" w:date="2022-04-12T16:03:00Z"/>
          <w:trPrChange w:id="797" w:author="praktikum" w:date="2022-04-12T16:03:00Z">
            <w:trPr>
              <w:trHeight w:val="315"/>
            </w:trPr>
          </w:trPrChange>
        </w:trPr>
        <w:tc>
          <w:tcPr>
            <w:tcW w:w="3131" w:type="dxa"/>
            <w:tcBorders>
              <w:top w:val="nil"/>
              <w:left w:val="nil"/>
              <w:bottom w:val="nil"/>
              <w:right w:val="nil"/>
            </w:tcBorders>
            <w:shd w:val="clear" w:color="auto" w:fill="auto"/>
            <w:noWrap/>
            <w:vAlign w:val="center"/>
            <w:hideMark/>
            <w:tcPrChange w:id="798" w:author="praktikum" w:date="2022-04-12T16:03:00Z">
              <w:tcPr>
                <w:tcW w:w="3131" w:type="dxa"/>
                <w:tcBorders>
                  <w:top w:val="nil"/>
                  <w:left w:val="nil"/>
                  <w:bottom w:val="nil"/>
                  <w:right w:val="nil"/>
                </w:tcBorders>
                <w:shd w:val="clear" w:color="auto" w:fill="auto"/>
                <w:noWrap/>
                <w:vAlign w:val="center"/>
                <w:hideMark/>
              </w:tcPr>
            </w:tcPrChange>
          </w:tcPr>
          <w:p w14:paraId="3B955E24" w14:textId="77777777" w:rsidR="00EB31DA" w:rsidRPr="00EB31DA" w:rsidRDefault="00EB31DA" w:rsidP="00EB31DA">
            <w:pPr>
              <w:spacing w:after="0" w:line="240" w:lineRule="auto"/>
              <w:contextualSpacing w:val="0"/>
              <w:rPr>
                <w:ins w:id="799" w:author="praktikum" w:date="2022-04-12T16:03:00Z"/>
                <w:rFonts w:ascii="Arial" w:eastAsia="Times New Roman" w:hAnsi="Arial" w:cs="Arial"/>
                <w:b/>
                <w:bCs/>
                <w:color w:val="000000"/>
                <w:sz w:val="22"/>
                <w:szCs w:val="22"/>
                <w:lang w:val="de-DE" w:eastAsia="de-DE"/>
              </w:rPr>
            </w:pPr>
            <w:proofErr w:type="spellStart"/>
            <w:ins w:id="800" w:author="praktikum" w:date="2022-04-12T16:03:00Z">
              <w:r w:rsidRPr="00EB31DA">
                <w:rPr>
                  <w:rFonts w:ascii="Arial" w:eastAsia="Times New Roman" w:hAnsi="Arial" w:cs="Arial"/>
                  <w:b/>
                  <w:bCs/>
                  <w:color w:val="000000"/>
                  <w:sz w:val="22"/>
                  <w:szCs w:val="22"/>
                  <w:lang w:val="de-DE" w:eastAsia="de-DE"/>
                </w:rPr>
                <w:t>Object</w:t>
              </w:r>
              <w:proofErr w:type="spellEnd"/>
              <w:r w:rsidRPr="00EB31DA">
                <w:rPr>
                  <w:rFonts w:ascii="Arial" w:eastAsia="Times New Roman" w:hAnsi="Arial" w:cs="Arial"/>
                  <w:b/>
                  <w:bCs/>
                  <w:color w:val="000000"/>
                  <w:sz w:val="22"/>
                  <w:szCs w:val="22"/>
                  <w:lang w:val="de-DE" w:eastAsia="de-DE"/>
                </w:rPr>
                <w:t xml:space="preserve"> Location </w:t>
              </w:r>
              <w:proofErr w:type="spellStart"/>
              <w:r w:rsidRPr="00EB31DA">
                <w:rPr>
                  <w:rFonts w:ascii="Arial" w:eastAsia="Times New Roman" w:hAnsi="Arial" w:cs="Arial"/>
                  <w:b/>
                  <w:bCs/>
                  <w:color w:val="000000"/>
                  <w:sz w:val="22"/>
                  <w:szCs w:val="22"/>
                  <w:lang w:val="de-DE" w:eastAsia="de-DE"/>
                </w:rPr>
                <w:t>Association</w:t>
              </w:r>
              <w:proofErr w:type="spellEnd"/>
              <w:r w:rsidRPr="00EB31DA">
                <w:rPr>
                  <w:rFonts w:ascii="Arial" w:eastAsia="Times New Roman" w:hAnsi="Arial" w:cs="Arial"/>
                  <w:b/>
                  <w:bCs/>
                  <w:color w:val="000000"/>
                  <w:sz w:val="22"/>
                  <w:szCs w:val="22"/>
                  <w:lang w:val="de-DE" w:eastAsia="de-DE"/>
                </w:rPr>
                <w:t xml:space="preserve"> Task</w:t>
              </w:r>
              <w:r w:rsidRPr="00EB31DA">
                <w:rPr>
                  <w:rFonts w:eastAsia="Times New Roman"/>
                  <w:color w:val="000000"/>
                  <w:sz w:val="16"/>
                  <w:szCs w:val="16"/>
                  <w:lang w:val="de-DE" w:eastAsia="de-DE"/>
                </w:rPr>
                <w:t> </w:t>
              </w:r>
            </w:ins>
          </w:p>
        </w:tc>
        <w:tc>
          <w:tcPr>
            <w:tcW w:w="2091" w:type="dxa"/>
            <w:gridSpan w:val="2"/>
            <w:tcBorders>
              <w:top w:val="single" w:sz="8" w:space="0" w:color="auto"/>
              <w:left w:val="nil"/>
              <w:bottom w:val="nil"/>
              <w:right w:val="nil"/>
            </w:tcBorders>
            <w:shd w:val="clear" w:color="auto" w:fill="auto"/>
            <w:noWrap/>
            <w:vAlign w:val="center"/>
            <w:hideMark/>
            <w:tcPrChange w:id="801" w:author="praktikum" w:date="2022-04-12T16:03:00Z">
              <w:tcPr>
                <w:tcW w:w="2091" w:type="dxa"/>
                <w:gridSpan w:val="2"/>
                <w:tcBorders>
                  <w:top w:val="single" w:sz="8" w:space="0" w:color="auto"/>
                  <w:left w:val="nil"/>
                  <w:bottom w:val="nil"/>
                  <w:right w:val="nil"/>
                </w:tcBorders>
                <w:shd w:val="clear" w:color="auto" w:fill="auto"/>
                <w:noWrap/>
                <w:vAlign w:val="center"/>
                <w:hideMark/>
              </w:tcPr>
            </w:tcPrChange>
          </w:tcPr>
          <w:p w14:paraId="6C496D4F" w14:textId="77777777" w:rsidR="00EB31DA" w:rsidRPr="00EB31DA" w:rsidRDefault="00EB31DA" w:rsidP="00EB31DA">
            <w:pPr>
              <w:spacing w:after="0" w:line="240" w:lineRule="auto"/>
              <w:contextualSpacing w:val="0"/>
              <w:rPr>
                <w:ins w:id="802" w:author="praktikum" w:date="2022-04-12T16:03:00Z"/>
                <w:rFonts w:eastAsia="Times New Roman"/>
                <w:color w:val="000000"/>
                <w:lang w:val="de-DE" w:eastAsia="de-DE"/>
              </w:rPr>
            </w:pPr>
            <w:ins w:id="803" w:author="praktikum" w:date="2022-04-12T16:03:00Z">
              <w:r w:rsidRPr="00EB31DA">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804" w:author="praktikum" w:date="2022-04-12T16:03:00Z">
              <w:tcPr>
                <w:tcW w:w="1047" w:type="dxa"/>
                <w:tcBorders>
                  <w:top w:val="single" w:sz="8" w:space="0" w:color="auto"/>
                  <w:left w:val="nil"/>
                  <w:bottom w:val="nil"/>
                  <w:right w:val="nil"/>
                </w:tcBorders>
                <w:shd w:val="clear" w:color="auto" w:fill="auto"/>
                <w:noWrap/>
                <w:vAlign w:val="center"/>
                <w:hideMark/>
              </w:tcPr>
            </w:tcPrChange>
          </w:tcPr>
          <w:p w14:paraId="57F34E8F" w14:textId="77777777" w:rsidR="00EB31DA" w:rsidRPr="00EB31DA" w:rsidRDefault="00EB31DA" w:rsidP="00EB31DA">
            <w:pPr>
              <w:spacing w:after="0" w:line="240" w:lineRule="auto"/>
              <w:contextualSpacing w:val="0"/>
              <w:rPr>
                <w:ins w:id="805" w:author="praktikum" w:date="2022-04-12T16:03:00Z"/>
                <w:rFonts w:eastAsia="Times New Roman"/>
                <w:color w:val="000000"/>
                <w:lang w:val="de-DE" w:eastAsia="de-DE"/>
              </w:rPr>
            </w:pPr>
            <w:ins w:id="806" w:author="praktikum" w:date="2022-04-12T16:03:00Z">
              <w:r w:rsidRPr="00EB31DA">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807" w:author="praktikum" w:date="2022-04-12T16:03:00Z">
              <w:tcPr>
                <w:tcW w:w="1045" w:type="dxa"/>
                <w:tcBorders>
                  <w:top w:val="single" w:sz="8" w:space="0" w:color="auto"/>
                  <w:left w:val="nil"/>
                  <w:bottom w:val="nil"/>
                  <w:right w:val="nil"/>
                </w:tcBorders>
                <w:shd w:val="clear" w:color="auto" w:fill="auto"/>
                <w:noWrap/>
                <w:vAlign w:val="center"/>
                <w:hideMark/>
              </w:tcPr>
            </w:tcPrChange>
          </w:tcPr>
          <w:p w14:paraId="2C199C4B" w14:textId="77777777" w:rsidR="00EB31DA" w:rsidRPr="00EB31DA" w:rsidRDefault="00EB31DA" w:rsidP="00EB31DA">
            <w:pPr>
              <w:spacing w:after="0" w:line="240" w:lineRule="auto"/>
              <w:contextualSpacing w:val="0"/>
              <w:rPr>
                <w:ins w:id="808" w:author="praktikum" w:date="2022-04-12T16:03:00Z"/>
                <w:rFonts w:eastAsia="Times New Roman"/>
                <w:color w:val="000000"/>
                <w:lang w:val="de-DE" w:eastAsia="de-DE"/>
              </w:rPr>
            </w:pPr>
            <w:ins w:id="809" w:author="praktikum" w:date="2022-04-12T16:03:00Z">
              <w:r w:rsidRPr="00EB31DA">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810" w:author="praktikum" w:date="2022-04-12T16:03:00Z">
              <w:tcPr>
                <w:tcW w:w="1047" w:type="dxa"/>
                <w:tcBorders>
                  <w:top w:val="single" w:sz="8" w:space="0" w:color="auto"/>
                  <w:left w:val="nil"/>
                  <w:bottom w:val="nil"/>
                  <w:right w:val="nil"/>
                </w:tcBorders>
                <w:shd w:val="clear" w:color="auto" w:fill="auto"/>
                <w:noWrap/>
                <w:vAlign w:val="center"/>
                <w:hideMark/>
              </w:tcPr>
            </w:tcPrChange>
          </w:tcPr>
          <w:p w14:paraId="6D8DA2A4" w14:textId="77777777" w:rsidR="00EB31DA" w:rsidRPr="00EB31DA" w:rsidRDefault="00EB31DA" w:rsidP="00EB31DA">
            <w:pPr>
              <w:spacing w:after="0" w:line="240" w:lineRule="auto"/>
              <w:contextualSpacing w:val="0"/>
              <w:rPr>
                <w:ins w:id="811" w:author="praktikum" w:date="2022-04-12T16:03:00Z"/>
                <w:rFonts w:eastAsia="Times New Roman"/>
                <w:color w:val="000000"/>
                <w:lang w:val="de-DE" w:eastAsia="de-DE"/>
              </w:rPr>
            </w:pPr>
            <w:ins w:id="812" w:author="praktikum" w:date="2022-04-12T16:03:00Z">
              <w:r w:rsidRPr="00EB31DA">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813" w:author="praktikum" w:date="2022-04-12T16:03:00Z">
              <w:tcPr>
                <w:tcW w:w="1045" w:type="dxa"/>
                <w:tcBorders>
                  <w:top w:val="single" w:sz="8" w:space="0" w:color="auto"/>
                  <w:left w:val="nil"/>
                  <w:bottom w:val="nil"/>
                  <w:right w:val="nil"/>
                </w:tcBorders>
                <w:shd w:val="clear" w:color="auto" w:fill="auto"/>
                <w:noWrap/>
                <w:vAlign w:val="center"/>
                <w:hideMark/>
              </w:tcPr>
            </w:tcPrChange>
          </w:tcPr>
          <w:p w14:paraId="6DA54CA9" w14:textId="77777777" w:rsidR="00EB31DA" w:rsidRPr="00EB31DA" w:rsidRDefault="00EB31DA" w:rsidP="00EB31DA">
            <w:pPr>
              <w:spacing w:after="0" w:line="240" w:lineRule="auto"/>
              <w:contextualSpacing w:val="0"/>
              <w:rPr>
                <w:ins w:id="814" w:author="praktikum" w:date="2022-04-12T16:03:00Z"/>
                <w:rFonts w:eastAsia="Times New Roman"/>
                <w:color w:val="000000"/>
                <w:lang w:val="de-DE" w:eastAsia="de-DE"/>
              </w:rPr>
            </w:pPr>
            <w:ins w:id="815" w:author="praktikum" w:date="2022-04-12T16:03:00Z">
              <w:r w:rsidRPr="00EB31DA">
                <w:rPr>
                  <w:rFonts w:eastAsia="Times New Roman"/>
                  <w:color w:val="000000"/>
                  <w:lang w:val="de-DE" w:eastAsia="de-DE"/>
                </w:rPr>
                <w:t> </w:t>
              </w:r>
            </w:ins>
          </w:p>
        </w:tc>
      </w:tr>
      <w:tr w:rsidR="00EB31DA" w:rsidRPr="00EB31DA" w14:paraId="4419FAB9" w14:textId="77777777" w:rsidTr="00EB31DA">
        <w:trPr>
          <w:trHeight w:val="340"/>
          <w:ins w:id="816" w:author="praktikum" w:date="2022-04-12T16:03:00Z"/>
        </w:trPr>
        <w:tc>
          <w:tcPr>
            <w:tcW w:w="3131" w:type="dxa"/>
            <w:tcBorders>
              <w:top w:val="nil"/>
              <w:left w:val="nil"/>
              <w:bottom w:val="nil"/>
              <w:right w:val="nil"/>
            </w:tcBorders>
            <w:shd w:val="clear" w:color="auto" w:fill="auto"/>
            <w:noWrap/>
            <w:vAlign w:val="center"/>
            <w:hideMark/>
          </w:tcPr>
          <w:p w14:paraId="796C732D" w14:textId="77777777" w:rsidR="00EB31DA" w:rsidRPr="00EB31DA" w:rsidRDefault="00EB31DA" w:rsidP="00EB31DA">
            <w:pPr>
              <w:spacing w:after="0" w:line="240" w:lineRule="auto"/>
              <w:contextualSpacing w:val="0"/>
              <w:jc w:val="both"/>
              <w:rPr>
                <w:ins w:id="817" w:author="praktikum" w:date="2022-04-12T16:03:00Z"/>
                <w:rFonts w:ascii="Arial" w:eastAsia="Times New Roman" w:hAnsi="Arial" w:cs="Arial"/>
                <w:color w:val="000000"/>
                <w:sz w:val="22"/>
                <w:szCs w:val="22"/>
                <w:lang w:val="de-DE" w:eastAsia="de-DE"/>
              </w:rPr>
            </w:pPr>
            <w:proofErr w:type="spellStart"/>
            <w:ins w:id="818" w:author="praktikum" w:date="2022-04-12T16:03:00Z">
              <w:r w:rsidRPr="00EB31DA">
                <w:rPr>
                  <w:rFonts w:ascii="Arial" w:eastAsia="Times New Roman" w:hAnsi="Arial" w:cs="Arial"/>
                  <w:color w:val="000000"/>
                  <w:sz w:val="22"/>
                  <w:szCs w:val="22"/>
                  <w:lang w:val="de-DE" w:eastAsia="de-DE"/>
                </w:rPr>
                <w:t>Encoding:Accuracy</w:t>
              </w:r>
              <w:proofErr w:type="spellEnd"/>
              <w:r w:rsidRPr="00EB31DA">
                <w:rPr>
                  <w:rFonts w:ascii="Arial" w:eastAsia="Times New Roman" w:hAnsi="Arial" w:cs="Arial"/>
                  <w:color w:val="000000"/>
                  <w:sz w:val="22"/>
                  <w:szCs w:val="22"/>
                  <w:lang w:val="de-DE" w:eastAsia="de-DE"/>
                </w:rPr>
                <w:t xml:space="preserve"> (%)</w:t>
              </w:r>
              <w:r w:rsidRPr="00EB31DA">
                <w:rPr>
                  <w:rFonts w:eastAsia="Times New Roman"/>
                  <w:color w:val="000000"/>
                  <w:sz w:val="16"/>
                  <w:szCs w:val="16"/>
                  <w:lang w:val="de-DE" w:eastAsia="de-DE"/>
                </w:rPr>
                <w:t> </w:t>
              </w:r>
            </w:ins>
          </w:p>
        </w:tc>
        <w:tc>
          <w:tcPr>
            <w:tcW w:w="1046" w:type="dxa"/>
            <w:tcBorders>
              <w:top w:val="nil"/>
              <w:left w:val="nil"/>
              <w:bottom w:val="nil"/>
              <w:right w:val="nil"/>
            </w:tcBorders>
            <w:shd w:val="clear" w:color="000000" w:fill="FFFFFF"/>
            <w:noWrap/>
            <w:vAlign w:val="center"/>
            <w:hideMark/>
          </w:tcPr>
          <w:p w14:paraId="508B70B8" w14:textId="77777777" w:rsidR="00EB31DA" w:rsidRPr="00EB31DA" w:rsidRDefault="00EB31DA" w:rsidP="00EB31DA">
            <w:pPr>
              <w:spacing w:after="0" w:line="240" w:lineRule="auto"/>
              <w:contextualSpacing w:val="0"/>
              <w:jc w:val="both"/>
              <w:rPr>
                <w:ins w:id="819" w:author="praktikum" w:date="2022-04-12T16:03:00Z"/>
                <w:rFonts w:ascii="Arial" w:eastAsia="Times New Roman" w:hAnsi="Arial" w:cs="Arial"/>
                <w:color w:val="000000"/>
                <w:sz w:val="22"/>
                <w:szCs w:val="22"/>
                <w:lang w:val="de-DE" w:eastAsia="de-DE"/>
              </w:rPr>
            </w:pPr>
            <w:ins w:id="820" w:author="praktikum" w:date="2022-04-12T16:03:00Z">
              <w:r w:rsidRPr="00EB31DA">
                <w:rPr>
                  <w:rFonts w:ascii="Arial" w:eastAsia="Times New Roman" w:hAnsi="Arial" w:cs="Arial"/>
                  <w:color w:val="000000"/>
                  <w:sz w:val="22"/>
                  <w:szCs w:val="22"/>
                  <w:lang w:val="de-DE" w:eastAsia="de-DE"/>
                </w:rPr>
                <w:t>98,11</w:t>
              </w:r>
            </w:ins>
          </w:p>
        </w:tc>
        <w:tc>
          <w:tcPr>
            <w:tcW w:w="1045" w:type="dxa"/>
            <w:tcBorders>
              <w:top w:val="nil"/>
              <w:left w:val="nil"/>
              <w:bottom w:val="nil"/>
              <w:right w:val="nil"/>
            </w:tcBorders>
            <w:shd w:val="clear" w:color="000000" w:fill="FFFFFF"/>
            <w:noWrap/>
            <w:vAlign w:val="center"/>
            <w:hideMark/>
          </w:tcPr>
          <w:p w14:paraId="107027ED" w14:textId="77777777" w:rsidR="00EB31DA" w:rsidRPr="00EB31DA" w:rsidRDefault="00EB31DA" w:rsidP="00EB31DA">
            <w:pPr>
              <w:spacing w:after="0" w:line="240" w:lineRule="auto"/>
              <w:contextualSpacing w:val="0"/>
              <w:jc w:val="both"/>
              <w:rPr>
                <w:ins w:id="821" w:author="praktikum" w:date="2022-04-12T16:03:00Z"/>
                <w:rFonts w:ascii="Arial" w:eastAsia="Times New Roman" w:hAnsi="Arial" w:cs="Arial"/>
                <w:color w:val="000000"/>
                <w:sz w:val="22"/>
                <w:szCs w:val="22"/>
                <w:lang w:val="de-DE" w:eastAsia="de-DE"/>
              </w:rPr>
            </w:pPr>
            <w:ins w:id="822" w:author="praktikum" w:date="2022-04-12T16:03:00Z">
              <w:r w:rsidRPr="00EB31DA">
                <w:rPr>
                  <w:rFonts w:ascii="Arial" w:eastAsia="Times New Roman" w:hAnsi="Arial" w:cs="Arial"/>
                  <w:color w:val="000000"/>
                  <w:sz w:val="22"/>
                  <w:szCs w:val="22"/>
                  <w:lang w:val="de-DE" w:eastAsia="de-DE"/>
                </w:rPr>
                <w:t>±1,79</w:t>
              </w:r>
            </w:ins>
          </w:p>
        </w:tc>
        <w:tc>
          <w:tcPr>
            <w:tcW w:w="1047" w:type="dxa"/>
            <w:tcBorders>
              <w:top w:val="nil"/>
              <w:left w:val="nil"/>
              <w:bottom w:val="nil"/>
              <w:right w:val="nil"/>
            </w:tcBorders>
            <w:shd w:val="clear" w:color="000000" w:fill="FFFFFF"/>
            <w:noWrap/>
            <w:vAlign w:val="center"/>
            <w:hideMark/>
          </w:tcPr>
          <w:p w14:paraId="39B863D9" w14:textId="77777777" w:rsidR="00EB31DA" w:rsidRPr="00EB31DA" w:rsidRDefault="00EB31DA" w:rsidP="00EB31DA">
            <w:pPr>
              <w:spacing w:after="0" w:line="240" w:lineRule="auto"/>
              <w:contextualSpacing w:val="0"/>
              <w:jc w:val="both"/>
              <w:rPr>
                <w:ins w:id="823" w:author="praktikum" w:date="2022-04-12T16:03:00Z"/>
                <w:rFonts w:ascii="Arial" w:eastAsia="Times New Roman" w:hAnsi="Arial" w:cs="Arial"/>
                <w:color w:val="000000"/>
                <w:sz w:val="22"/>
                <w:szCs w:val="22"/>
                <w:lang w:val="de-DE" w:eastAsia="de-DE"/>
              </w:rPr>
            </w:pPr>
            <w:ins w:id="824" w:author="praktikum" w:date="2022-04-12T16:03:00Z">
              <w:r w:rsidRPr="00EB31DA">
                <w:rPr>
                  <w:rFonts w:ascii="Arial" w:eastAsia="Times New Roman" w:hAnsi="Arial" w:cs="Arial"/>
                  <w:color w:val="000000"/>
                  <w:sz w:val="22"/>
                  <w:szCs w:val="22"/>
                  <w:lang w:val="de-DE" w:eastAsia="de-DE"/>
                </w:rPr>
                <w:t>97,31</w:t>
              </w:r>
            </w:ins>
          </w:p>
        </w:tc>
        <w:tc>
          <w:tcPr>
            <w:tcW w:w="1045" w:type="dxa"/>
            <w:tcBorders>
              <w:top w:val="nil"/>
              <w:left w:val="nil"/>
              <w:bottom w:val="nil"/>
              <w:right w:val="nil"/>
            </w:tcBorders>
            <w:shd w:val="clear" w:color="000000" w:fill="FFFFFF"/>
            <w:noWrap/>
            <w:vAlign w:val="center"/>
            <w:hideMark/>
          </w:tcPr>
          <w:p w14:paraId="71DB50DF" w14:textId="77777777" w:rsidR="00EB31DA" w:rsidRPr="00EB31DA" w:rsidRDefault="00EB31DA" w:rsidP="00EB31DA">
            <w:pPr>
              <w:spacing w:after="0" w:line="240" w:lineRule="auto"/>
              <w:contextualSpacing w:val="0"/>
              <w:jc w:val="both"/>
              <w:rPr>
                <w:ins w:id="825" w:author="praktikum" w:date="2022-04-12T16:03:00Z"/>
                <w:rFonts w:ascii="Arial" w:eastAsia="Times New Roman" w:hAnsi="Arial" w:cs="Arial"/>
                <w:color w:val="000000"/>
                <w:sz w:val="22"/>
                <w:szCs w:val="22"/>
                <w:lang w:val="de-DE" w:eastAsia="de-DE"/>
              </w:rPr>
            </w:pPr>
            <w:ins w:id="826" w:author="praktikum" w:date="2022-04-12T16:03:00Z">
              <w:r w:rsidRPr="00EB31DA">
                <w:rPr>
                  <w:rFonts w:ascii="Arial" w:eastAsia="Times New Roman" w:hAnsi="Arial" w:cs="Arial"/>
                  <w:color w:val="000000"/>
                  <w:sz w:val="22"/>
                  <w:szCs w:val="22"/>
                  <w:lang w:val="de-DE" w:eastAsia="de-DE"/>
                </w:rPr>
                <w:t>±3,34</w:t>
              </w:r>
            </w:ins>
          </w:p>
        </w:tc>
        <w:tc>
          <w:tcPr>
            <w:tcW w:w="1047" w:type="dxa"/>
            <w:tcBorders>
              <w:top w:val="nil"/>
              <w:left w:val="nil"/>
              <w:bottom w:val="nil"/>
              <w:right w:val="nil"/>
            </w:tcBorders>
            <w:shd w:val="clear" w:color="000000" w:fill="FFFFFF"/>
            <w:noWrap/>
            <w:vAlign w:val="center"/>
            <w:hideMark/>
          </w:tcPr>
          <w:p w14:paraId="05BA8170" w14:textId="77777777" w:rsidR="00EB31DA" w:rsidRPr="00EB31DA" w:rsidRDefault="00EB31DA" w:rsidP="00EB31DA">
            <w:pPr>
              <w:spacing w:after="0" w:line="240" w:lineRule="auto"/>
              <w:contextualSpacing w:val="0"/>
              <w:jc w:val="both"/>
              <w:rPr>
                <w:ins w:id="827" w:author="praktikum" w:date="2022-04-12T16:03:00Z"/>
                <w:rFonts w:ascii="Arial" w:eastAsia="Times New Roman" w:hAnsi="Arial" w:cs="Arial"/>
                <w:color w:val="000000"/>
                <w:sz w:val="22"/>
                <w:szCs w:val="22"/>
                <w:lang w:val="de-DE" w:eastAsia="de-DE"/>
              </w:rPr>
            </w:pPr>
            <w:ins w:id="828" w:author="praktikum" w:date="2022-04-12T16:03:00Z">
              <w:r w:rsidRPr="00EB31DA">
                <w:rPr>
                  <w:rFonts w:ascii="Arial" w:eastAsia="Times New Roman" w:hAnsi="Arial" w:cs="Arial"/>
                  <w:color w:val="000000"/>
                  <w:sz w:val="22"/>
                  <w:szCs w:val="22"/>
                  <w:lang w:val="de-DE" w:eastAsia="de-DE"/>
                </w:rPr>
                <w:t>97,11</w:t>
              </w:r>
            </w:ins>
          </w:p>
        </w:tc>
        <w:tc>
          <w:tcPr>
            <w:tcW w:w="1045" w:type="dxa"/>
            <w:tcBorders>
              <w:top w:val="nil"/>
              <w:left w:val="nil"/>
              <w:bottom w:val="nil"/>
              <w:right w:val="nil"/>
            </w:tcBorders>
            <w:shd w:val="clear" w:color="000000" w:fill="FFFFFF"/>
            <w:noWrap/>
            <w:vAlign w:val="center"/>
            <w:hideMark/>
          </w:tcPr>
          <w:p w14:paraId="5F045411" w14:textId="77777777" w:rsidR="00EB31DA" w:rsidRPr="00EB31DA" w:rsidRDefault="00EB31DA" w:rsidP="00EB31DA">
            <w:pPr>
              <w:spacing w:after="0" w:line="240" w:lineRule="auto"/>
              <w:contextualSpacing w:val="0"/>
              <w:jc w:val="both"/>
              <w:rPr>
                <w:ins w:id="829" w:author="praktikum" w:date="2022-04-12T16:03:00Z"/>
                <w:rFonts w:ascii="Arial" w:eastAsia="Times New Roman" w:hAnsi="Arial" w:cs="Arial"/>
                <w:color w:val="000000"/>
                <w:sz w:val="22"/>
                <w:szCs w:val="22"/>
                <w:lang w:val="de-DE" w:eastAsia="de-DE"/>
              </w:rPr>
            </w:pPr>
            <w:ins w:id="830" w:author="praktikum" w:date="2022-04-12T16:03:00Z">
              <w:r w:rsidRPr="00EB31DA">
                <w:rPr>
                  <w:rFonts w:ascii="Arial" w:eastAsia="Times New Roman" w:hAnsi="Arial" w:cs="Arial"/>
                  <w:color w:val="000000"/>
                  <w:sz w:val="22"/>
                  <w:szCs w:val="22"/>
                  <w:lang w:val="de-DE" w:eastAsia="de-DE"/>
                </w:rPr>
                <w:t>±2,8</w:t>
              </w:r>
            </w:ins>
          </w:p>
        </w:tc>
      </w:tr>
      <w:tr w:rsidR="00EB31DA" w:rsidRPr="00EB31DA" w14:paraId="301A7DDB" w14:textId="77777777" w:rsidTr="00EB31DA">
        <w:trPr>
          <w:trHeight w:val="340"/>
          <w:ins w:id="831" w:author="praktikum" w:date="2022-04-12T16:03:00Z"/>
        </w:trPr>
        <w:tc>
          <w:tcPr>
            <w:tcW w:w="3131" w:type="dxa"/>
            <w:tcBorders>
              <w:top w:val="nil"/>
              <w:left w:val="nil"/>
              <w:bottom w:val="nil"/>
              <w:right w:val="nil"/>
            </w:tcBorders>
            <w:shd w:val="clear" w:color="auto" w:fill="auto"/>
            <w:noWrap/>
            <w:vAlign w:val="center"/>
            <w:hideMark/>
          </w:tcPr>
          <w:p w14:paraId="33B47049" w14:textId="77777777" w:rsidR="00EB31DA" w:rsidRPr="00EB31DA" w:rsidRDefault="00EB31DA" w:rsidP="00EB31DA">
            <w:pPr>
              <w:spacing w:after="0" w:line="240" w:lineRule="auto"/>
              <w:contextualSpacing w:val="0"/>
              <w:jc w:val="both"/>
              <w:rPr>
                <w:ins w:id="832" w:author="praktikum" w:date="2022-04-12T16:03:00Z"/>
                <w:rFonts w:ascii="Arial" w:eastAsia="Times New Roman" w:hAnsi="Arial" w:cs="Arial"/>
                <w:color w:val="000000"/>
                <w:sz w:val="22"/>
                <w:szCs w:val="22"/>
                <w:lang w:val="de-DE" w:eastAsia="de-DE"/>
              </w:rPr>
            </w:pPr>
            <w:proofErr w:type="spellStart"/>
            <w:ins w:id="833" w:author="praktikum" w:date="2022-04-12T16:03:00Z">
              <w:r w:rsidRPr="00EB31DA">
                <w:rPr>
                  <w:rFonts w:ascii="Arial" w:eastAsia="Times New Roman" w:hAnsi="Arial" w:cs="Arial"/>
                  <w:color w:val="000000"/>
                  <w:sz w:val="22"/>
                  <w:szCs w:val="22"/>
                  <w:lang w:val="de-DE" w:eastAsia="de-DE"/>
                </w:rPr>
                <w:t>Retrieval</w:t>
              </w:r>
              <w:proofErr w:type="spellEnd"/>
              <w:r w:rsidRPr="00EB31DA">
                <w:rPr>
                  <w:rFonts w:ascii="Arial" w:eastAsia="Times New Roman" w:hAnsi="Arial" w:cs="Arial"/>
                  <w:color w:val="000000"/>
                  <w:sz w:val="22"/>
                  <w:szCs w:val="22"/>
                  <w:lang w:val="de-DE" w:eastAsia="de-DE"/>
                </w:rPr>
                <w:t xml:space="preserve">: </w:t>
              </w:r>
              <w:proofErr w:type="spellStart"/>
              <w:r w:rsidRPr="00EB31DA">
                <w:rPr>
                  <w:rFonts w:ascii="Arial" w:eastAsia="Times New Roman" w:hAnsi="Arial" w:cs="Arial"/>
                  <w:color w:val="000000"/>
                  <w:sz w:val="22"/>
                  <w:szCs w:val="22"/>
                  <w:lang w:val="de-DE" w:eastAsia="de-DE"/>
                </w:rPr>
                <w:t>CorSCR</w:t>
              </w:r>
              <w:proofErr w:type="spellEnd"/>
              <w:r w:rsidRPr="00EB31DA">
                <w:rPr>
                  <w:rFonts w:ascii="Arial" w:eastAsia="Times New Roman" w:hAnsi="Arial" w:cs="Arial"/>
                  <w:color w:val="000000"/>
                  <w:sz w:val="22"/>
                  <w:szCs w:val="22"/>
                  <w:lang w:val="de-DE" w:eastAsia="de-DE"/>
                </w:rPr>
                <w:t xml:space="preserve"> (%)</w:t>
              </w:r>
            </w:ins>
          </w:p>
        </w:tc>
        <w:tc>
          <w:tcPr>
            <w:tcW w:w="1046" w:type="dxa"/>
            <w:tcBorders>
              <w:top w:val="nil"/>
              <w:left w:val="nil"/>
              <w:bottom w:val="nil"/>
              <w:right w:val="nil"/>
            </w:tcBorders>
            <w:shd w:val="clear" w:color="000000" w:fill="FFFFFF"/>
            <w:noWrap/>
            <w:vAlign w:val="center"/>
            <w:hideMark/>
          </w:tcPr>
          <w:p w14:paraId="2C447BA2" w14:textId="77777777" w:rsidR="00EB31DA" w:rsidRPr="00EB31DA" w:rsidRDefault="00EB31DA" w:rsidP="00EB31DA">
            <w:pPr>
              <w:spacing w:after="0" w:line="240" w:lineRule="auto"/>
              <w:contextualSpacing w:val="0"/>
              <w:jc w:val="both"/>
              <w:rPr>
                <w:ins w:id="834" w:author="praktikum" w:date="2022-04-12T16:03:00Z"/>
                <w:rFonts w:ascii="Arial" w:eastAsia="Times New Roman" w:hAnsi="Arial" w:cs="Arial"/>
                <w:color w:val="000000"/>
                <w:sz w:val="22"/>
                <w:szCs w:val="22"/>
                <w:lang w:val="de-DE" w:eastAsia="de-DE"/>
              </w:rPr>
            </w:pPr>
            <w:ins w:id="835" w:author="praktikum" w:date="2022-04-12T16:03:00Z">
              <w:r w:rsidRPr="00EB31DA">
                <w:rPr>
                  <w:rFonts w:ascii="Arial" w:eastAsia="Times New Roman" w:hAnsi="Arial" w:cs="Arial"/>
                  <w:color w:val="000000"/>
                  <w:sz w:val="22"/>
                  <w:szCs w:val="22"/>
                  <w:lang w:val="de-DE" w:eastAsia="de-DE"/>
                </w:rPr>
                <w:t>45,83</w:t>
              </w:r>
            </w:ins>
          </w:p>
        </w:tc>
        <w:tc>
          <w:tcPr>
            <w:tcW w:w="1045" w:type="dxa"/>
            <w:tcBorders>
              <w:top w:val="nil"/>
              <w:left w:val="nil"/>
              <w:bottom w:val="nil"/>
              <w:right w:val="nil"/>
            </w:tcBorders>
            <w:shd w:val="clear" w:color="000000" w:fill="FFFFFF"/>
            <w:noWrap/>
            <w:vAlign w:val="center"/>
            <w:hideMark/>
          </w:tcPr>
          <w:p w14:paraId="5A47CAE5" w14:textId="77777777" w:rsidR="00EB31DA" w:rsidRPr="00EB31DA" w:rsidRDefault="00EB31DA" w:rsidP="00EB31DA">
            <w:pPr>
              <w:spacing w:after="0" w:line="240" w:lineRule="auto"/>
              <w:contextualSpacing w:val="0"/>
              <w:jc w:val="both"/>
              <w:rPr>
                <w:ins w:id="836" w:author="praktikum" w:date="2022-04-12T16:03:00Z"/>
                <w:rFonts w:ascii="Arial" w:eastAsia="Times New Roman" w:hAnsi="Arial" w:cs="Arial"/>
                <w:color w:val="000000"/>
                <w:sz w:val="22"/>
                <w:szCs w:val="22"/>
                <w:lang w:val="de-DE" w:eastAsia="de-DE"/>
              </w:rPr>
            </w:pPr>
            <w:ins w:id="837" w:author="praktikum" w:date="2022-04-12T16:03:00Z">
              <w:r w:rsidRPr="00EB31DA">
                <w:rPr>
                  <w:rFonts w:ascii="Arial" w:eastAsia="Times New Roman" w:hAnsi="Arial" w:cs="Arial"/>
                  <w:color w:val="000000"/>
                  <w:sz w:val="22"/>
                  <w:szCs w:val="22"/>
                  <w:lang w:val="de-DE" w:eastAsia="de-DE"/>
                </w:rPr>
                <w:t>±10,34</w:t>
              </w:r>
            </w:ins>
          </w:p>
        </w:tc>
        <w:tc>
          <w:tcPr>
            <w:tcW w:w="1047" w:type="dxa"/>
            <w:tcBorders>
              <w:top w:val="nil"/>
              <w:left w:val="nil"/>
              <w:bottom w:val="nil"/>
              <w:right w:val="nil"/>
            </w:tcBorders>
            <w:shd w:val="clear" w:color="000000" w:fill="FFFFFF"/>
            <w:noWrap/>
            <w:vAlign w:val="center"/>
            <w:hideMark/>
          </w:tcPr>
          <w:p w14:paraId="0F3F9341" w14:textId="77777777" w:rsidR="00EB31DA" w:rsidRPr="00EB31DA" w:rsidRDefault="00EB31DA" w:rsidP="00EB31DA">
            <w:pPr>
              <w:spacing w:after="0" w:line="240" w:lineRule="auto"/>
              <w:contextualSpacing w:val="0"/>
              <w:jc w:val="both"/>
              <w:rPr>
                <w:ins w:id="838" w:author="praktikum" w:date="2022-04-12T16:03:00Z"/>
                <w:rFonts w:ascii="Arial" w:eastAsia="Times New Roman" w:hAnsi="Arial" w:cs="Arial"/>
                <w:color w:val="000000"/>
                <w:sz w:val="22"/>
                <w:szCs w:val="22"/>
                <w:lang w:val="de-DE" w:eastAsia="de-DE"/>
              </w:rPr>
            </w:pPr>
            <w:ins w:id="839" w:author="praktikum" w:date="2022-04-12T16:03:00Z">
              <w:r w:rsidRPr="00EB31DA">
                <w:rPr>
                  <w:rFonts w:ascii="Arial" w:eastAsia="Times New Roman" w:hAnsi="Arial" w:cs="Arial"/>
                  <w:color w:val="000000"/>
                  <w:sz w:val="22"/>
                  <w:szCs w:val="22"/>
                  <w:lang w:val="de-DE" w:eastAsia="de-DE"/>
                </w:rPr>
                <w:t>48,63</w:t>
              </w:r>
            </w:ins>
          </w:p>
        </w:tc>
        <w:tc>
          <w:tcPr>
            <w:tcW w:w="1045" w:type="dxa"/>
            <w:tcBorders>
              <w:top w:val="nil"/>
              <w:left w:val="nil"/>
              <w:bottom w:val="nil"/>
              <w:right w:val="nil"/>
            </w:tcBorders>
            <w:shd w:val="clear" w:color="000000" w:fill="FFFFFF"/>
            <w:noWrap/>
            <w:vAlign w:val="center"/>
            <w:hideMark/>
          </w:tcPr>
          <w:p w14:paraId="1500D2D9" w14:textId="77777777" w:rsidR="00EB31DA" w:rsidRPr="00EB31DA" w:rsidRDefault="00EB31DA" w:rsidP="00EB31DA">
            <w:pPr>
              <w:spacing w:after="0" w:line="240" w:lineRule="auto"/>
              <w:contextualSpacing w:val="0"/>
              <w:jc w:val="both"/>
              <w:rPr>
                <w:ins w:id="840" w:author="praktikum" w:date="2022-04-12T16:03:00Z"/>
                <w:rFonts w:ascii="Arial" w:eastAsia="Times New Roman" w:hAnsi="Arial" w:cs="Arial"/>
                <w:color w:val="000000"/>
                <w:sz w:val="22"/>
                <w:szCs w:val="22"/>
                <w:lang w:val="de-DE" w:eastAsia="de-DE"/>
              </w:rPr>
            </w:pPr>
            <w:ins w:id="841" w:author="praktikum" w:date="2022-04-12T16:03:00Z">
              <w:r w:rsidRPr="00EB31DA">
                <w:rPr>
                  <w:rFonts w:ascii="Arial" w:eastAsia="Times New Roman" w:hAnsi="Arial" w:cs="Arial"/>
                  <w:color w:val="000000"/>
                  <w:sz w:val="22"/>
                  <w:szCs w:val="22"/>
                  <w:lang w:val="de-DE" w:eastAsia="de-DE"/>
                </w:rPr>
                <w:t>±12,58</w:t>
              </w:r>
            </w:ins>
          </w:p>
        </w:tc>
        <w:tc>
          <w:tcPr>
            <w:tcW w:w="1047" w:type="dxa"/>
            <w:tcBorders>
              <w:top w:val="nil"/>
              <w:left w:val="nil"/>
              <w:bottom w:val="nil"/>
              <w:right w:val="nil"/>
            </w:tcBorders>
            <w:shd w:val="clear" w:color="000000" w:fill="FFFFFF"/>
            <w:noWrap/>
            <w:vAlign w:val="center"/>
            <w:hideMark/>
          </w:tcPr>
          <w:p w14:paraId="5BA58514" w14:textId="77777777" w:rsidR="00EB31DA" w:rsidRPr="00EB31DA" w:rsidRDefault="00EB31DA" w:rsidP="00EB31DA">
            <w:pPr>
              <w:spacing w:after="0" w:line="240" w:lineRule="auto"/>
              <w:contextualSpacing w:val="0"/>
              <w:jc w:val="both"/>
              <w:rPr>
                <w:ins w:id="842" w:author="praktikum" w:date="2022-04-12T16:03:00Z"/>
                <w:rFonts w:ascii="Arial" w:eastAsia="Times New Roman" w:hAnsi="Arial" w:cs="Arial"/>
                <w:color w:val="000000"/>
                <w:sz w:val="22"/>
                <w:szCs w:val="22"/>
                <w:lang w:val="de-DE" w:eastAsia="de-DE"/>
              </w:rPr>
            </w:pPr>
            <w:ins w:id="843" w:author="praktikum" w:date="2022-04-12T16:03:00Z">
              <w:r w:rsidRPr="00EB31DA">
                <w:rPr>
                  <w:rFonts w:ascii="Arial" w:eastAsia="Times New Roman" w:hAnsi="Arial" w:cs="Arial"/>
                  <w:color w:val="000000"/>
                  <w:sz w:val="22"/>
                  <w:szCs w:val="22"/>
                  <w:lang w:val="de-DE" w:eastAsia="de-DE"/>
                </w:rPr>
                <w:t>42,13</w:t>
              </w:r>
            </w:ins>
          </w:p>
        </w:tc>
        <w:tc>
          <w:tcPr>
            <w:tcW w:w="1045" w:type="dxa"/>
            <w:tcBorders>
              <w:top w:val="nil"/>
              <w:left w:val="nil"/>
              <w:bottom w:val="nil"/>
              <w:right w:val="nil"/>
            </w:tcBorders>
            <w:shd w:val="clear" w:color="000000" w:fill="FFFFFF"/>
            <w:noWrap/>
            <w:vAlign w:val="center"/>
            <w:hideMark/>
          </w:tcPr>
          <w:p w14:paraId="77EF3D95" w14:textId="77777777" w:rsidR="00EB31DA" w:rsidRPr="00EB31DA" w:rsidRDefault="00EB31DA" w:rsidP="00EB31DA">
            <w:pPr>
              <w:spacing w:after="0" w:line="240" w:lineRule="auto"/>
              <w:contextualSpacing w:val="0"/>
              <w:jc w:val="both"/>
              <w:rPr>
                <w:ins w:id="844" w:author="praktikum" w:date="2022-04-12T16:03:00Z"/>
                <w:rFonts w:ascii="Arial" w:eastAsia="Times New Roman" w:hAnsi="Arial" w:cs="Arial"/>
                <w:color w:val="000000"/>
                <w:sz w:val="22"/>
                <w:szCs w:val="22"/>
                <w:lang w:val="de-DE" w:eastAsia="de-DE"/>
              </w:rPr>
            </w:pPr>
            <w:ins w:id="845" w:author="praktikum" w:date="2022-04-12T16:03:00Z">
              <w:r w:rsidRPr="00EB31DA">
                <w:rPr>
                  <w:rFonts w:ascii="Arial" w:eastAsia="Times New Roman" w:hAnsi="Arial" w:cs="Arial"/>
                  <w:color w:val="000000"/>
                  <w:sz w:val="22"/>
                  <w:szCs w:val="22"/>
                  <w:lang w:val="de-DE" w:eastAsia="de-DE"/>
                </w:rPr>
                <w:t>±9,47</w:t>
              </w:r>
            </w:ins>
          </w:p>
        </w:tc>
      </w:tr>
      <w:tr w:rsidR="00EB31DA" w:rsidRPr="00EB31DA" w14:paraId="26A9F150" w14:textId="77777777" w:rsidTr="00EB31DA">
        <w:trPr>
          <w:trHeight w:val="340"/>
          <w:ins w:id="846" w:author="praktikum" w:date="2022-04-12T16:03:00Z"/>
        </w:trPr>
        <w:tc>
          <w:tcPr>
            <w:tcW w:w="3131" w:type="dxa"/>
            <w:tcBorders>
              <w:top w:val="nil"/>
              <w:left w:val="nil"/>
              <w:bottom w:val="nil"/>
              <w:right w:val="nil"/>
            </w:tcBorders>
            <w:shd w:val="clear" w:color="auto" w:fill="auto"/>
            <w:noWrap/>
            <w:vAlign w:val="center"/>
            <w:hideMark/>
          </w:tcPr>
          <w:p w14:paraId="035B16CD" w14:textId="77777777" w:rsidR="00EB31DA" w:rsidRPr="00EB31DA" w:rsidRDefault="00EB31DA" w:rsidP="00EB31DA">
            <w:pPr>
              <w:spacing w:after="0" w:line="240" w:lineRule="auto"/>
              <w:contextualSpacing w:val="0"/>
              <w:rPr>
                <w:ins w:id="847" w:author="praktikum" w:date="2022-04-12T16:03:00Z"/>
                <w:rFonts w:ascii="Arial" w:eastAsia="Times New Roman" w:hAnsi="Arial" w:cs="Arial"/>
                <w:color w:val="000000"/>
                <w:sz w:val="22"/>
                <w:szCs w:val="22"/>
                <w:lang w:val="de-DE" w:eastAsia="de-DE"/>
              </w:rPr>
            </w:pPr>
            <w:proofErr w:type="spellStart"/>
            <w:ins w:id="848" w:author="praktikum" w:date="2022-04-12T16:03:00Z">
              <w:r w:rsidRPr="00EB31DA">
                <w:rPr>
                  <w:rFonts w:ascii="Arial" w:eastAsia="Times New Roman" w:hAnsi="Arial" w:cs="Arial"/>
                  <w:color w:val="000000"/>
                  <w:sz w:val="22"/>
                  <w:szCs w:val="22"/>
                  <w:lang w:val="de-DE" w:eastAsia="de-DE"/>
                </w:rPr>
                <w:t>Retrieval</w:t>
              </w:r>
              <w:proofErr w:type="spellEnd"/>
              <w:r w:rsidRPr="00EB31DA">
                <w:rPr>
                  <w:rFonts w:ascii="Arial" w:eastAsia="Times New Roman" w:hAnsi="Arial" w:cs="Arial"/>
                  <w:color w:val="000000"/>
                  <w:sz w:val="22"/>
                  <w:szCs w:val="22"/>
                  <w:lang w:val="de-DE" w:eastAsia="de-DE"/>
                </w:rPr>
                <w:t xml:space="preserve">: </w:t>
              </w:r>
              <w:proofErr w:type="spellStart"/>
              <w:r w:rsidRPr="00EB31DA">
                <w:rPr>
                  <w:rFonts w:ascii="Arial" w:eastAsia="Times New Roman" w:hAnsi="Arial" w:cs="Arial"/>
                  <w:color w:val="000000"/>
                  <w:sz w:val="22"/>
                  <w:szCs w:val="22"/>
                  <w:lang w:val="de-DE" w:eastAsia="de-DE"/>
                </w:rPr>
                <w:t>CorSCR+FalSCR</w:t>
              </w:r>
              <w:proofErr w:type="spellEnd"/>
              <w:r w:rsidRPr="00EB31DA">
                <w:rPr>
                  <w:rFonts w:ascii="Arial" w:eastAsia="Times New Roman" w:hAnsi="Arial" w:cs="Arial"/>
                  <w:color w:val="000000"/>
                  <w:sz w:val="22"/>
                  <w:szCs w:val="22"/>
                  <w:lang w:val="de-DE" w:eastAsia="de-DE"/>
                </w:rPr>
                <w:t xml:space="preserve"> (%)</w:t>
              </w:r>
            </w:ins>
          </w:p>
        </w:tc>
        <w:tc>
          <w:tcPr>
            <w:tcW w:w="1046" w:type="dxa"/>
            <w:tcBorders>
              <w:top w:val="nil"/>
              <w:left w:val="nil"/>
              <w:bottom w:val="nil"/>
              <w:right w:val="nil"/>
            </w:tcBorders>
            <w:shd w:val="clear" w:color="000000" w:fill="FFFFFF"/>
            <w:noWrap/>
            <w:vAlign w:val="center"/>
            <w:hideMark/>
          </w:tcPr>
          <w:p w14:paraId="58865A96" w14:textId="77777777" w:rsidR="00EB31DA" w:rsidRPr="00EB31DA" w:rsidRDefault="00EB31DA" w:rsidP="00EB31DA">
            <w:pPr>
              <w:spacing w:after="0" w:line="240" w:lineRule="auto"/>
              <w:contextualSpacing w:val="0"/>
              <w:jc w:val="both"/>
              <w:rPr>
                <w:ins w:id="849" w:author="praktikum" w:date="2022-04-12T16:03:00Z"/>
                <w:rFonts w:ascii="Arial" w:eastAsia="Times New Roman" w:hAnsi="Arial" w:cs="Arial"/>
                <w:color w:val="000000"/>
                <w:sz w:val="22"/>
                <w:szCs w:val="22"/>
                <w:lang w:val="de-DE" w:eastAsia="de-DE"/>
              </w:rPr>
            </w:pPr>
            <w:ins w:id="850" w:author="praktikum" w:date="2022-04-12T16:03:00Z">
              <w:r w:rsidRPr="00EB31DA">
                <w:rPr>
                  <w:rFonts w:ascii="Arial" w:eastAsia="Times New Roman" w:hAnsi="Arial" w:cs="Arial"/>
                  <w:color w:val="000000"/>
                  <w:sz w:val="22"/>
                  <w:szCs w:val="22"/>
                  <w:lang w:val="de-DE" w:eastAsia="de-DE"/>
                </w:rPr>
                <w:t>77,54</w:t>
              </w:r>
            </w:ins>
          </w:p>
        </w:tc>
        <w:tc>
          <w:tcPr>
            <w:tcW w:w="1045" w:type="dxa"/>
            <w:tcBorders>
              <w:top w:val="nil"/>
              <w:left w:val="nil"/>
              <w:bottom w:val="nil"/>
              <w:right w:val="nil"/>
            </w:tcBorders>
            <w:shd w:val="clear" w:color="000000" w:fill="FFFFFF"/>
            <w:noWrap/>
            <w:vAlign w:val="center"/>
            <w:hideMark/>
          </w:tcPr>
          <w:p w14:paraId="354E1B76" w14:textId="77777777" w:rsidR="00EB31DA" w:rsidRPr="00EB31DA" w:rsidRDefault="00EB31DA" w:rsidP="00EB31DA">
            <w:pPr>
              <w:spacing w:after="0" w:line="240" w:lineRule="auto"/>
              <w:contextualSpacing w:val="0"/>
              <w:jc w:val="both"/>
              <w:rPr>
                <w:ins w:id="851" w:author="praktikum" w:date="2022-04-12T16:03:00Z"/>
                <w:rFonts w:ascii="Arial" w:eastAsia="Times New Roman" w:hAnsi="Arial" w:cs="Arial"/>
                <w:color w:val="000000"/>
                <w:sz w:val="22"/>
                <w:szCs w:val="22"/>
                <w:lang w:val="de-DE" w:eastAsia="de-DE"/>
              </w:rPr>
            </w:pPr>
            <w:ins w:id="852" w:author="praktikum" w:date="2022-04-12T16:03:00Z">
              <w:r w:rsidRPr="00EB31DA">
                <w:rPr>
                  <w:rFonts w:ascii="Arial" w:eastAsia="Times New Roman" w:hAnsi="Arial" w:cs="Arial"/>
                  <w:color w:val="000000"/>
                  <w:sz w:val="22"/>
                  <w:szCs w:val="22"/>
                  <w:lang w:val="de-DE" w:eastAsia="de-DE"/>
                </w:rPr>
                <w:t>±7,51</w:t>
              </w:r>
            </w:ins>
          </w:p>
        </w:tc>
        <w:tc>
          <w:tcPr>
            <w:tcW w:w="1047" w:type="dxa"/>
            <w:tcBorders>
              <w:top w:val="nil"/>
              <w:left w:val="nil"/>
              <w:bottom w:val="nil"/>
              <w:right w:val="nil"/>
            </w:tcBorders>
            <w:shd w:val="clear" w:color="000000" w:fill="FFFFFF"/>
            <w:noWrap/>
            <w:vAlign w:val="center"/>
            <w:hideMark/>
          </w:tcPr>
          <w:p w14:paraId="10805816" w14:textId="77777777" w:rsidR="00EB31DA" w:rsidRPr="00EB31DA" w:rsidRDefault="00EB31DA" w:rsidP="00EB31DA">
            <w:pPr>
              <w:spacing w:after="0" w:line="240" w:lineRule="auto"/>
              <w:contextualSpacing w:val="0"/>
              <w:jc w:val="both"/>
              <w:rPr>
                <w:ins w:id="853" w:author="praktikum" w:date="2022-04-12T16:03:00Z"/>
                <w:rFonts w:ascii="Arial" w:eastAsia="Times New Roman" w:hAnsi="Arial" w:cs="Arial"/>
                <w:color w:val="000000"/>
                <w:sz w:val="22"/>
                <w:szCs w:val="22"/>
                <w:lang w:val="de-DE" w:eastAsia="de-DE"/>
              </w:rPr>
            </w:pPr>
            <w:ins w:id="854" w:author="praktikum" w:date="2022-04-12T16:03:00Z">
              <w:r w:rsidRPr="00EB31DA">
                <w:rPr>
                  <w:rFonts w:ascii="Arial" w:eastAsia="Times New Roman" w:hAnsi="Arial" w:cs="Arial"/>
                  <w:color w:val="000000"/>
                  <w:sz w:val="22"/>
                  <w:szCs w:val="22"/>
                  <w:lang w:val="de-DE" w:eastAsia="de-DE"/>
                </w:rPr>
                <w:t>79,11</w:t>
              </w:r>
            </w:ins>
          </w:p>
        </w:tc>
        <w:tc>
          <w:tcPr>
            <w:tcW w:w="1045" w:type="dxa"/>
            <w:tcBorders>
              <w:top w:val="nil"/>
              <w:left w:val="nil"/>
              <w:bottom w:val="nil"/>
              <w:right w:val="nil"/>
            </w:tcBorders>
            <w:shd w:val="clear" w:color="000000" w:fill="FFFFFF"/>
            <w:noWrap/>
            <w:vAlign w:val="center"/>
            <w:hideMark/>
          </w:tcPr>
          <w:p w14:paraId="26BFEBC8" w14:textId="77777777" w:rsidR="00EB31DA" w:rsidRPr="00EB31DA" w:rsidRDefault="00EB31DA" w:rsidP="00EB31DA">
            <w:pPr>
              <w:spacing w:after="0" w:line="240" w:lineRule="auto"/>
              <w:contextualSpacing w:val="0"/>
              <w:jc w:val="both"/>
              <w:rPr>
                <w:ins w:id="855" w:author="praktikum" w:date="2022-04-12T16:03:00Z"/>
                <w:rFonts w:ascii="Arial" w:eastAsia="Times New Roman" w:hAnsi="Arial" w:cs="Arial"/>
                <w:color w:val="000000"/>
                <w:sz w:val="22"/>
                <w:szCs w:val="22"/>
                <w:lang w:val="de-DE" w:eastAsia="de-DE"/>
              </w:rPr>
            </w:pPr>
            <w:ins w:id="856" w:author="praktikum" w:date="2022-04-12T16:03:00Z">
              <w:r w:rsidRPr="00EB31DA">
                <w:rPr>
                  <w:rFonts w:ascii="Arial" w:eastAsia="Times New Roman" w:hAnsi="Arial" w:cs="Arial"/>
                  <w:color w:val="000000"/>
                  <w:sz w:val="22"/>
                  <w:szCs w:val="22"/>
                  <w:lang w:val="de-DE" w:eastAsia="de-DE"/>
                </w:rPr>
                <w:t>±8,75</w:t>
              </w:r>
            </w:ins>
          </w:p>
        </w:tc>
        <w:tc>
          <w:tcPr>
            <w:tcW w:w="1047" w:type="dxa"/>
            <w:tcBorders>
              <w:top w:val="nil"/>
              <w:left w:val="nil"/>
              <w:bottom w:val="nil"/>
              <w:right w:val="nil"/>
            </w:tcBorders>
            <w:shd w:val="clear" w:color="000000" w:fill="FFFFFF"/>
            <w:noWrap/>
            <w:vAlign w:val="center"/>
            <w:hideMark/>
          </w:tcPr>
          <w:p w14:paraId="2BC51C71" w14:textId="77777777" w:rsidR="00EB31DA" w:rsidRPr="00EB31DA" w:rsidRDefault="00EB31DA" w:rsidP="00EB31DA">
            <w:pPr>
              <w:spacing w:after="0" w:line="240" w:lineRule="auto"/>
              <w:contextualSpacing w:val="0"/>
              <w:jc w:val="both"/>
              <w:rPr>
                <w:ins w:id="857" w:author="praktikum" w:date="2022-04-12T16:03:00Z"/>
                <w:rFonts w:ascii="Arial" w:eastAsia="Times New Roman" w:hAnsi="Arial" w:cs="Arial"/>
                <w:color w:val="000000"/>
                <w:sz w:val="22"/>
                <w:szCs w:val="22"/>
                <w:lang w:val="de-DE" w:eastAsia="de-DE"/>
              </w:rPr>
            </w:pPr>
            <w:ins w:id="858" w:author="praktikum" w:date="2022-04-12T16:03:00Z">
              <w:r w:rsidRPr="00EB31DA">
                <w:rPr>
                  <w:rFonts w:ascii="Arial" w:eastAsia="Times New Roman" w:hAnsi="Arial" w:cs="Arial"/>
                  <w:color w:val="000000"/>
                  <w:sz w:val="22"/>
                  <w:szCs w:val="22"/>
                  <w:lang w:val="de-DE" w:eastAsia="de-DE"/>
                </w:rPr>
                <w:t>72,16</w:t>
              </w:r>
            </w:ins>
          </w:p>
        </w:tc>
        <w:tc>
          <w:tcPr>
            <w:tcW w:w="1045" w:type="dxa"/>
            <w:tcBorders>
              <w:top w:val="nil"/>
              <w:left w:val="nil"/>
              <w:bottom w:val="nil"/>
              <w:right w:val="nil"/>
            </w:tcBorders>
            <w:shd w:val="clear" w:color="000000" w:fill="FFFFFF"/>
            <w:noWrap/>
            <w:vAlign w:val="center"/>
            <w:hideMark/>
          </w:tcPr>
          <w:p w14:paraId="43E0EB26" w14:textId="77777777" w:rsidR="00EB31DA" w:rsidRPr="00EB31DA" w:rsidRDefault="00EB31DA" w:rsidP="00EB31DA">
            <w:pPr>
              <w:spacing w:after="0" w:line="240" w:lineRule="auto"/>
              <w:contextualSpacing w:val="0"/>
              <w:jc w:val="both"/>
              <w:rPr>
                <w:ins w:id="859" w:author="praktikum" w:date="2022-04-12T16:03:00Z"/>
                <w:rFonts w:ascii="Arial" w:eastAsia="Times New Roman" w:hAnsi="Arial" w:cs="Arial"/>
                <w:color w:val="000000"/>
                <w:sz w:val="22"/>
                <w:szCs w:val="22"/>
                <w:lang w:val="de-DE" w:eastAsia="de-DE"/>
              </w:rPr>
            </w:pPr>
            <w:ins w:id="860" w:author="praktikum" w:date="2022-04-12T16:03:00Z">
              <w:r w:rsidRPr="00EB31DA">
                <w:rPr>
                  <w:rFonts w:ascii="Arial" w:eastAsia="Times New Roman" w:hAnsi="Arial" w:cs="Arial"/>
                  <w:color w:val="000000"/>
                  <w:sz w:val="22"/>
                  <w:szCs w:val="22"/>
                  <w:lang w:val="de-DE" w:eastAsia="de-DE"/>
                </w:rPr>
                <w:t>±7,98</w:t>
              </w:r>
            </w:ins>
          </w:p>
        </w:tc>
      </w:tr>
      <w:tr w:rsidR="00EB31DA" w:rsidRPr="00EB31DA" w14:paraId="11D4BBF7" w14:textId="77777777" w:rsidTr="00EB31DA">
        <w:trPr>
          <w:trHeight w:val="340"/>
          <w:ins w:id="861" w:author="praktikum" w:date="2022-04-12T16:03:00Z"/>
        </w:trPr>
        <w:tc>
          <w:tcPr>
            <w:tcW w:w="3131" w:type="dxa"/>
            <w:tcBorders>
              <w:top w:val="nil"/>
              <w:left w:val="nil"/>
              <w:bottom w:val="nil"/>
              <w:right w:val="nil"/>
            </w:tcBorders>
            <w:shd w:val="clear" w:color="auto" w:fill="auto"/>
            <w:noWrap/>
            <w:vAlign w:val="center"/>
            <w:hideMark/>
          </w:tcPr>
          <w:p w14:paraId="609B621A" w14:textId="77777777" w:rsidR="00EB31DA" w:rsidRPr="00EB31DA" w:rsidRDefault="00EB31DA" w:rsidP="00EB31DA">
            <w:pPr>
              <w:spacing w:after="0" w:line="240" w:lineRule="auto"/>
              <w:contextualSpacing w:val="0"/>
              <w:jc w:val="both"/>
              <w:rPr>
                <w:ins w:id="862" w:author="praktikum" w:date="2022-04-12T16:03:00Z"/>
                <w:rFonts w:ascii="Arial" w:eastAsia="Times New Roman" w:hAnsi="Arial" w:cs="Arial"/>
                <w:color w:val="000000"/>
                <w:sz w:val="22"/>
                <w:szCs w:val="22"/>
                <w:lang w:val="de-DE" w:eastAsia="de-DE"/>
              </w:rPr>
            </w:pPr>
            <w:ins w:id="863" w:author="praktikum" w:date="2022-04-12T16:03:00Z">
              <w:r w:rsidRPr="00EB31DA">
                <w:rPr>
                  <w:rFonts w:ascii="Arial" w:eastAsia="Times New Roman" w:hAnsi="Arial" w:cs="Arial"/>
                  <w:color w:val="000000"/>
                  <w:sz w:val="22"/>
                  <w:szCs w:val="22"/>
                  <w:lang w:val="de-DE" w:eastAsia="de-DE"/>
                </w:rPr>
                <w:t>D-Prime</w:t>
              </w:r>
            </w:ins>
          </w:p>
        </w:tc>
        <w:tc>
          <w:tcPr>
            <w:tcW w:w="1046" w:type="dxa"/>
            <w:tcBorders>
              <w:top w:val="nil"/>
              <w:left w:val="nil"/>
              <w:bottom w:val="nil"/>
              <w:right w:val="nil"/>
            </w:tcBorders>
            <w:shd w:val="clear" w:color="000000" w:fill="FFFFFF"/>
            <w:noWrap/>
            <w:vAlign w:val="center"/>
            <w:hideMark/>
          </w:tcPr>
          <w:p w14:paraId="440F69B2" w14:textId="77777777" w:rsidR="00EB31DA" w:rsidRPr="00EB31DA" w:rsidRDefault="00EB31DA" w:rsidP="00EB31DA">
            <w:pPr>
              <w:spacing w:after="0" w:line="240" w:lineRule="auto"/>
              <w:contextualSpacing w:val="0"/>
              <w:jc w:val="both"/>
              <w:rPr>
                <w:ins w:id="864" w:author="praktikum" w:date="2022-04-12T16:03:00Z"/>
                <w:rFonts w:ascii="Arial" w:eastAsia="Times New Roman" w:hAnsi="Arial" w:cs="Arial"/>
                <w:color w:val="000000"/>
                <w:sz w:val="22"/>
                <w:szCs w:val="22"/>
                <w:lang w:val="de-DE" w:eastAsia="de-DE"/>
              </w:rPr>
            </w:pPr>
            <w:ins w:id="865" w:author="praktikum" w:date="2022-04-12T16:03:00Z">
              <w:r w:rsidRPr="00EB31DA">
                <w:rPr>
                  <w:rFonts w:ascii="Arial" w:eastAsia="Times New Roman" w:hAnsi="Arial" w:cs="Arial"/>
                  <w:color w:val="000000"/>
                  <w:sz w:val="22"/>
                  <w:szCs w:val="22"/>
                  <w:lang w:val="de-DE" w:eastAsia="de-DE"/>
                </w:rPr>
                <w:t>2,15</w:t>
              </w:r>
            </w:ins>
          </w:p>
        </w:tc>
        <w:tc>
          <w:tcPr>
            <w:tcW w:w="1045" w:type="dxa"/>
            <w:tcBorders>
              <w:top w:val="nil"/>
              <w:left w:val="nil"/>
              <w:bottom w:val="nil"/>
              <w:right w:val="nil"/>
            </w:tcBorders>
            <w:shd w:val="clear" w:color="000000" w:fill="FFFFFF"/>
            <w:noWrap/>
            <w:vAlign w:val="center"/>
            <w:hideMark/>
          </w:tcPr>
          <w:p w14:paraId="1E569ADF" w14:textId="77777777" w:rsidR="00EB31DA" w:rsidRPr="00EB31DA" w:rsidRDefault="00EB31DA" w:rsidP="00EB31DA">
            <w:pPr>
              <w:spacing w:after="0" w:line="240" w:lineRule="auto"/>
              <w:contextualSpacing w:val="0"/>
              <w:jc w:val="both"/>
              <w:rPr>
                <w:ins w:id="866" w:author="praktikum" w:date="2022-04-12T16:03:00Z"/>
                <w:rFonts w:ascii="Arial" w:eastAsia="Times New Roman" w:hAnsi="Arial" w:cs="Arial"/>
                <w:color w:val="000000"/>
                <w:sz w:val="22"/>
                <w:szCs w:val="22"/>
                <w:lang w:val="de-DE" w:eastAsia="de-DE"/>
              </w:rPr>
            </w:pPr>
            <w:ins w:id="867" w:author="praktikum" w:date="2022-04-12T16:03:00Z">
              <w:r w:rsidRPr="00EB31DA">
                <w:rPr>
                  <w:rFonts w:ascii="Arial" w:eastAsia="Times New Roman" w:hAnsi="Arial" w:cs="Arial"/>
                  <w:color w:val="000000"/>
                  <w:sz w:val="22"/>
                  <w:szCs w:val="22"/>
                  <w:lang w:val="de-DE" w:eastAsia="de-DE"/>
                </w:rPr>
                <w:t>±0,55</w:t>
              </w:r>
            </w:ins>
          </w:p>
        </w:tc>
        <w:tc>
          <w:tcPr>
            <w:tcW w:w="1047" w:type="dxa"/>
            <w:tcBorders>
              <w:top w:val="nil"/>
              <w:left w:val="nil"/>
              <w:bottom w:val="nil"/>
              <w:right w:val="nil"/>
            </w:tcBorders>
            <w:shd w:val="clear" w:color="000000" w:fill="FFFFFF"/>
            <w:noWrap/>
            <w:vAlign w:val="center"/>
            <w:hideMark/>
          </w:tcPr>
          <w:p w14:paraId="7B80223E" w14:textId="77777777" w:rsidR="00EB31DA" w:rsidRPr="00EB31DA" w:rsidRDefault="00EB31DA" w:rsidP="00EB31DA">
            <w:pPr>
              <w:spacing w:after="0" w:line="240" w:lineRule="auto"/>
              <w:contextualSpacing w:val="0"/>
              <w:jc w:val="both"/>
              <w:rPr>
                <w:ins w:id="868" w:author="praktikum" w:date="2022-04-12T16:03:00Z"/>
                <w:rFonts w:ascii="Arial" w:eastAsia="Times New Roman" w:hAnsi="Arial" w:cs="Arial"/>
                <w:color w:val="000000"/>
                <w:sz w:val="22"/>
                <w:szCs w:val="22"/>
                <w:lang w:val="de-DE" w:eastAsia="de-DE"/>
              </w:rPr>
            </w:pPr>
            <w:ins w:id="869" w:author="praktikum" w:date="2022-04-12T16:03:00Z">
              <w:r w:rsidRPr="00EB31DA">
                <w:rPr>
                  <w:rFonts w:ascii="Arial" w:eastAsia="Times New Roman" w:hAnsi="Arial" w:cs="Arial"/>
                  <w:color w:val="000000"/>
                  <w:sz w:val="22"/>
                  <w:szCs w:val="22"/>
                  <w:lang w:val="de-DE" w:eastAsia="de-DE"/>
                </w:rPr>
                <w:t>2,13</w:t>
              </w:r>
            </w:ins>
          </w:p>
        </w:tc>
        <w:tc>
          <w:tcPr>
            <w:tcW w:w="1045" w:type="dxa"/>
            <w:tcBorders>
              <w:top w:val="nil"/>
              <w:left w:val="nil"/>
              <w:bottom w:val="nil"/>
              <w:right w:val="nil"/>
            </w:tcBorders>
            <w:shd w:val="clear" w:color="000000" w:fill="FFFFFF"/>
            <w:noWrap/>
            <w:vAlign w:val="center"/>
            <w:hideMark/>
          </w:tcPr>
          <w:p w14:paraId="7DAE9E6E" w14:textId="77777777" w:rsidR="00EB31DA" w:rsidRPr="00EB31DA" w:rsidRDefault="00EB31DA" w:rsidP="00EB31DA">
            <w:pPr>
              <w:spacing w:after="0" w:line="240" w:lineRule="auto"/>
              <w:contextualSpacing w:val="0"/>
              <w:jc w:val="both"/>
              <w:rPr>
                <w:ins w:id="870" w:author="praktikum" w:date="2022-04-12T16:03:00Z"/>
                <w:rFonts w:ascii="Arial" w:eastAsia="Times New Roman" w:hAnsi="Arial" w:cs="Arial"/>
                <w:color w:val="000000"/>
                <w:sz w:val="22"/>
                <w:szCs w:val="22"/>
                <w:lang w:val="de-DE" w:eastAsia="de-DE"/>
              </w:rPr>
            </w:pPr>
            <w:ins w:id="871" w:author="praktikum" w:date="2022-04-12T16:03:00Z">
              <w:r w:rsidRPr="00EB31DA">
                <w:rPr>
                  <w:rFonts w:ascii="Arial" w:eastAsia="Times New Roman" w:hAnsi="Arial" w:cs="Arial"/>
                  <w:color w:val="000000"/>
                  <w:sz w:val="22"/>
                  <w:szCs w:val="22"/>
                  <w:lang w:val="de-DE" w:eastAsia="de-DE"/>
                </w:rPr>
                <w:t>±0,48</w:t>
              </w:r>
            </w:ins>
          </w:p>
        </w:tc>
        <w:tc>
          <w:tcPr>
            <w:tcW w:w="1047" w:type="dxa"/>
            <w:tcBorders>
              <w:top w:val="nil"/>
              <w:left w:val="nil"/>
              <w:bottom w:val="nil"/>
              <w:right w:val="nil"/>
            </w:tcBorders>
            <w:shd w:val="clear" w:color="000000" w:fill="FFFFFF"/>
            <w:noWrap/>
            <w:vAlign w:val="center"/>
            <w:hideMark/>
          </w:tcPr>
          <w:p w14:paraId="2F00D02F" w14:textId="77777777" w:rsidR="00EB31DA" w:rsidRPr="00EB31DA" w:rsidRDefault="00EB31DA" w:rsidP="00EB31DA">
            <w:pPr>
              <w:spacing w:after="0" w:line="240" w:lineRule="auto"/>
              <w:contextualSpacing w:val="0"/>
              <w:jc w:val="both"/>
              <w:rPr>
                <w:ins w:id="872" w:author="praktikum" w:date="2022-04-12T16:03:00Z"/>
                <w:rFonts w:ascii="Arial" w:eastAsia="Times New Roman" w:hAnsi="Arial" w:cs="Arial"/>
                <w:color w:val="000000"/>
                <w:sz w:val="22"/>
                <w:szCs w:val="22"/>
                <w:lang w:val="de-DE" w:eastAsia="de-DE"/>
              </w:rPr>
            </w:pPr>
            <w:ins w:id="873" w:author="praktikum" w:date="2022-04-12T16:03:00Z">
              <w:r w:rsidRPr="00EB31DA">
                <w:rPr>
                  <w:rFonts w:ascii="Arial" w:eastAsia="Times New Roman" w:hAnsi="Arial" w:cs="Arial"/>
                  <w:color w:val="000000"/>
                  <w:sz w:val="22"/>
                  <w:szCs w:val="22"/>
                  <w:lang w:val="de-DE" w:eastAsia="de-DE"/>
                </w:rPr>
                <w:t>1,66</w:t>
              </w:r>
            </w:ins>
          </w:p>
        </w:tc>
        <w:tc>
          <w:tcPr>
            <w:tcW w:w="1045" w:type="dxa"/>
            <w:tcBorders>
              <w:top w:val="nil"/>
              <w:left w:val="nil"/>
              <w:bottom w:val="nil"/>
              <w:right w:val="nil"/>
            </w:tcBorders>
            <w:shd w:val="clear" w:color="000000" w:fill="FFFFFF"/>
            <w:noWrap/>
            <w:vAlign w:val="center"/>
            <w:hideMark/>
          </w:tcPr>
          <w:p w14:paraId="4D3F560B" w14:textId="77777777" w:rsidR="00EB31DA" w:rsidRPr="00EB31DA" w:rsidRDefault="00EB31DA" w:rsidP="00EB31DA">
            <w:pPr>
              <w:spacing w:after="0" w:line="240" w:lineRule="auto"/>
              <w:contextualSpacing w:val="0"/>
              <w:jc w:val="both"/>
              <w:rPr>
                <w:ins w:id="874" w:author="praktikum" w:date="2022-04-12T16:03:00Z"/>
                <w:rFonts w:ascii="Arial" w:eastAsia="Times New Roman" w:hAnsi="Arial" w:cs="Arial"/>
                <w:color w:val="000000"/>
                <w:sz w:val="22"/>
                <w:szCs w:val="22"/>
                <w:lang w:val="de-DE" w:eastAsia="de-DE"/>
              </w:rPr>
            </w:pPr>
            <w:ins w:id="875" w:author="praktikum" w:date="2022-04-12T16:03:00Z">
              <w:r w:rsidRPr="00EB31DA">
                <w:rPr>
                  <w:rFonts w:ascii="Arial" w:eastAsia="Times New Roman" w:hAnsi="Arial" w:cs="Arial"/>
                  <w:color w:val="000000"/>
                  <w:sz w:val="22"/>
                  <w:szCs w:val="22"/>
                  <w:lang w:val="de-DE" w:eastAsia="de-DE"/>
                </w:rPr>
                <w:t>±0,52</w:t>
              </w:r>
            </w:ins>
          </w:p>
        </w:tc>
      </w:tr>
      <w:tr w:rsidR="00EB31DA" w:rsidRPr="00EB31DA" w14:paraId="56BD3716" w14:textId="77777777" w:rsidTr="00EB31DA">
        <w:trPr>
          <w:trHeight w:val="340"/>
          <w:ins w:id="876" w:author="praktikum" w:date="2022-04-12T16:03:00Z"/>
          <w:trPrChange w:id="877" w:author="praktikum" w:date="2022-04-12T16:03:00Z">
            <w:trPr>
              <w:trHeight w:val="315"/>
            </w:trPr>
          </w:trPrChange>
        </w:trPr>
        <w:tc>
          <w:tcPr>
            <w:tcW w:w="3131" w:type="dxa"/>
            <w:tcBorders>
              <w:top w:val="nil"/>
              <w:left w:val="nil"/>
              <w:bottom w:val="nil"/>
              <w:right w:val="nil"/>
            </w:tcBorders>
            <w:shd w:val="clear" w:color="auto" w:fill="auto"/>
            <w:noWrap/>
            <w:vAlign w:val="center"/>
            <w:hideMark/>
            <w:tcPrChange w:id="878" w:author="praktikum" w:date="2022-04-12T16:03:00Z">
              <w:tcPr>
                <w:tcW w:w="3131" w:type="dxa"/>
                <w:tcBorders>
                  <w:top w:val="nil"/>
                  <w:left w:val="nil"/>
                  <w:bottom w:val="nil"/>
                  <w:right w:val="nil"/>
                </w:tcBorders>
                <w:shd w:val="clear" w:color="auto" w:fill="auto"/>
                <w:noWrap/>
                <w:vAlign w:val="center"/>
                <w:hideMark/>
              </w:tcPr>
            </w:tcPrChange>
          </w:tcPr>
          <w:p w14:paraId="293BAFA6" w14:textId="77777777" w:rsidR="00EB31DA" w:rsidRPr="00EB31DA" w:rsidRDefault="00EB31DA" w:rsidP="00EB31DA">
            <w:pPr>
              <w:spacing w:after="0" w:line="240" w:lineRule="auto"/>
              <w:contextualSpacing w:val="0"/>
              <w:rPr>
                <w:ins w:id="879" w:author="praktikum" w:date="2022-04-12T16:03:00Z"/>
                <w:rFonts w:ascii="Arial" w:eastAsia="Times New Roman" w:hAnsi="Arial" w:cs="Arial"/>
                <w:b/>
                <w:bCs/>
                <w:color w:val="000000"/>
                <w:sz w:val="22"/>
                <w:szCs w:val="22"/>
                <w:lang w:val="de-DE" w:eastAsia="de-DE"/>
              </w:rPr>
            </w:pPr>
            <w:proofErr w:type="spellStart"/>
            <w:ins w:id="880" w:author="praktikum" w:date="2022-04-12T16:03:00Z">
              <w:r w:rsidRPr="00EB31DA">
                <w:rPr>
                  <w:rFonts w:ascii="Arial" w:eastAsia="Times New Roman" w:hAnsi="Arial" w:cs="Arial"/>
                  <w:b/>
                  <w:bCs/>
                  <w:color w:val="000000"/>
                  <w:sz w:val="22"/>
                  <w:szCs w:val="22"/>
                  <w:lang w:val="de-DE" w:eastAsia="de-DE"/>
                </w:rPr>
                <w:t>Procedural</w:t>
              </w:r>
              <w:proofErr w:type="spellEnd"/>
              <w:r w:rsidRPr="00EB31DA">
                <w:rPr>
                  <w:rFonts w:ascii="Arial" w:eastAsia="Times New Roman" w:hAnsi="Arial" w:cs="Arial"/>
                  <w:b/>
                  <w:bCs/>
                  <w:color w:val="000000"/>
                  <w:sz w:val="22"/>
                  <w:szCs w:val="22"/>
                  <w:lang w:val="de-DE" w:eastAsia="de-DE"/>
                </w:rPr>
                <w:t xml:space="preserve"> Motor Learning Task</w:t>
              </w:r>
            </w:ins>
          </w:p>
        </w:tc>
        <w:tc>
          <w:tcPr>
            <w:tcW w:w="2091" w:type="dxa"/>
            <w:gridSpan w:val="2"/>
            <w:tcBorders>
              <w:top w:val="single" w:sz="8" w:space="0" w:color="auto"/>
              <w:left w:val="nil"/>
              <w:bottom w:val="nil"/>
              <w:right w:val="nil"/>
            </w:tcBorders>
            <w:shd w:val="clear" w:color="auto" w:fill="auto"/>
            <w:noWrap/>
            <w:vAlign w:val="center"/>
            <w:hideMark/>
            <w:tcPrChange w:id="881" w:author="praktikum" w:date="2022-04-12T16:03:00Z">
              <w:tcPr>
                <w:tcW w:w="2091" w:type="dxa"/>
                <w:gridSpan w:val="2"/>
                <w:tcBorders>
                  <w:top w:val="single" w:sz="8" w:space="0" w:color="auto"/>
                  <w:left w:val="nil"/>
                  <w:bottom w:val="nil"/>
                  <w:right w:val="nil"/>
                </w:tcBorders>
                <w:shd w:val="clear" w:color="auto" w:fill="auto"/>
                <w:noWrap/>
                <w:vAlign w:val="center"/>
                <w:hideMark/>
              </w:tcPr>
            </w:tcPrChange>
          </w:tcPr>
          <w:p w14:paraId="71CE40A1" w14:textId="77777777" w:rsidR="00EB31DA" w:rsidRPr="00EB31DA" w:rsidRDefault="00EB31DA" w:rsidP="00EB31DA">
            <w:pPr>
              <w:spacing w:after="0" w:line="240" w:lineRule="auto"/>
              <w:contextualSpacing w:val="0"/>
              <w:rPr>
                <w:ins w:id="882" w:author="praktikum" w:date="2022-04-12T16:03:00Z"/>
                <w:rFonts w:eastAsia="Times New Roman"/>
                <w:color w:val="000000"/>
                <w:lang w:val="de-DE" w:eastAsia="de-DE"/>
              </w:rPr>
            </w:pPr>
            <w:ins w:id="883" w:author="praktikum" w:date="2022-04-12T16:03:00Z">
              <w:r w:rsidRPr="00EB31DA">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884" w:author="praktikum" w:date="2022-04-12T16:03:00Z">
              <w:tcPr>
                <w:tcW w:w="1047" w:type="dxa"/>
                <w:tcBorders>
                  <w:top w:val="single" w:sz="8" w:space="0" w:color="auto"/>
                  <w:left w:val="nil"/>
                  <w:bottom w:val="nil"/>
                  <w:right w:val="nil"/>
                </w:tcBorders>
                <w:shd w:val="clear" w:color="auto" w:fill="auto"/>
                <w:noWrap/>
                <w:vAlign w:val="center"/>
                <w:hideMark/>
              </w:tcPr>
            </w:tcPrChange>
          </w:tcPr>
          <w:p w14:paraId="10924BB7" w14:textId="77777777" w:rsidR="00EB31DA" w:rsidRPr="00EB31DA" w:rsidRDefault="00EB31DA" w:rsidP="00EB31DA">
            <w:pPr>
              <w:spacing w:after="0" w:line="240" w:lineRule="auto"/>
              <w:contextualSpacing w:val="0"/>
              <w:rPr>
                <w:ins w:id="885" w:author="praktikum" w:date="2022-04-12T16:03:00Z"/>
                <w:rFonts w:eastAsia="Times New Roman"/>
                <w:color w:val="000000"/>
                <w:lang w:val="de-DE" w:eastAsia="de-DE"/>
              </w:rPr>
            </w:pPr>
            <w:ins w:id="886" w:author="praktikum" w:date="2022-04-12T16:03:00Z">
              <w:r w:rsidRPr="00EB31DA">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887" w:author="praktikum" w:date="2022-04-12T16:03:00Z">
              <w:tcPr>
                <w:tcW w:w="1045" w:type="dxa"/>
                <w:tcBorders>
                  <w:top w:val="single" w:sz="8" w:space="0" w:color="auto"/>
                  <w:left w:val="nil"/>
                  <w:bottom w:val="nil"/>
                  <w:right w:val="nil"/>
                </w:tcBorders>
                <w:shd w:val="clear" w:color="auto" w:fill="auto"/>
                <w:noWrap/>
                <w:vAlign w:val="center"/>
                <w:hideMark/>
              </w:tcPr>
            </w:tcPrChange>
          </w:tcPr>
          <w:p w14:paraId="576F5C42" w14:textId="77777777" w:rsidR="00EB31DA" w:rsidRPr="00EB31DA" w:rsidRDefault="00EB31DA" w:rsidP="00EB31DA">
            <w:pPr>
              <w:spacing w:after="0" w:line="240" w:lineRule="auto"/>
              <w:contextualSpacing w:val="0"/>
              <w:rPr>
                <w:ins w:id="888" w:author="praktikum" w:date="2022-04-12T16:03:00Z"/>
                <w:rFonts w:eastAsia="Times New Roman"/>
                <w:color w:val="000000"/>
                <w:lang w:val="de-DE" w:eastAsia="de-DE"/>
              </w:rPr>
            </w:pPr>
            <w:ins w:id="889" w:author="praktikum" w:date="2022-04-12T16:03:00Z">
              <w:r w:rsidRPr="00EB31DA">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890" w:author="praktikum" w:date="2022-04-12T16:03:00Z">
              <w:tcPr>
                <w:tcW w:w="1047" w:type="dxa"/>
                <w:tcBorders>
                  <w:top w:val="single" w:sz="8" w:space="0" w:color="auto"/>
                  <w:left w:val="nil"/>
                  <w:bottom w:val="nil"/>
                  <w:right w:val="nil"/>
                </w:tcBorders>
                <w:shd w:val="clear" w:color="auto" w:fill="auto"/>
                <w:noWrap/>
                <w:vAlign w:val="center"/>
                <w:hideMark/>
              </w:tcPr>
            </w:tcPrChange>
          </w:tcPr>
          <w:p w14:paraId="66333354" w14:textId="77777777" w:rsidR="00EB31DA" w:rsidRPr="00EB31DA" w:rsidRDefault="00EB31DA" w:rsidP="00EB31DA">
            <w:pPr>
              <w:spacing w:after="0" w:line="240" w:lineRule="auto"/>
              <w:contextualSpacing w:val="0"/>
              <w:rPr>
                <w:ins w:id="891" w:author="praktikum" w:date="2022-04-12T16:03:00Z"/>
                <w:rFonts w:eastAsia="Times New Roman"/>
                <w:color w:val="000000"/>
                <w:lang w:val="de-DE" w:eastAsia="de-DE"/>
              </w:rPr>
            </w:pPr>
            <w:ins w:id="892" w:author="praktikum" w:date="2022-04-12T16:03:00Z">
              <w:r w:rsidRPr="00EB31DA">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893" w:author="praktikum" w:date="2022-04-12T16:03:00Z">
              <w:tcPr>
                <w:tcW w:w="1045" w:type="dxa"/>
                <w:tcBorders>
                  <w:top w:val="single" w:sz="8" w:space="0" w:color="auto"/>
                  <w:left w:val="nil"/>
                  <w:bottom w:val="nil"/>
                  <w:right w:val="nil"/>
                </w:tcBorders>
                <w:shd w:val="clear" w:color="auto" w:fill="auto"/>
                <w:noWrap/>
                <w:vAlign w:val="center"/>
                <w:hideMark/>
              </w:tcPr>
            </w:tcPrChange>
          </w:tcPr>
          <w:p w14:paraId="5545182C" w14:textId="77777777" w:rsidR="00EB31DA" w:rsidRPr="00EB31DA" w:rsidRDefault="00EB31DA" w:rsidP="00EB31DA">
            <w:pPr>
              <w:spacing w:after="0" w:line="240" w:lineRule="auto"/>
              <w:contextualSpacing w:val="0"/>
              <w:rPr>
                <w:ins w:id="894" w:author="praktikum" w:date="2022-04-12T16:03:00Z"/>
                <w:rFonts w:eastAsia="Times New Roman"/>
                <w:color w:val="000000"/>
                <w:lang w:val="de-DE" w:eastAsia="de-DE"/>
              </w:rPr>
            </w:pPr>
            <w:ins w:id="895" w:author="praktikum" w:date="2022-04-12T16:03:00Z">
              <w:r w:rsidRPr="00EB31DA">
                <w:rPr>
                  <w:rFonts w:eastAsia="Times New Roman"/>
                  <w:color w:val="000000"/>
                  <w:lang w:val="de-DE" w:eastAsia="de-DE"/>
                </w:rPr>
                <w:t> </w:t>
              </w:r>
            </w:ins>
          </w:p>
        </w:tc>
      </w:tr>
      <w:tr w:rsidR="00EB31DA" w:rsidRPr="00EB31DA" w14:paraId="05E1FC58" w14:textId="77777777" w:rsidTr="00EB31DA">
        <w:trPr>
          <w:trHeight w:val="340"/>
          <w:ins w:id="896" w:author="praktikum" w:date="2022-04-12T16:03:00Z"/>
        </w:trPr>
        <w:tc>
          <w:tcPr>
            <w:tcW w:w="3131" w:type="dxa"/>
            <w:tcBorders>
              <w:top w:val="nil"/>
              <w:left w:val="nil"/>
              <w:bottom w:val="nil"/>
              <w:right w:val="nil"/>
            </w:tcBorders>
            <w:shd w:val="clear" w:color="auto" w:fill="auto"/>
            <w:noWrap/>
            <w:vAlign w:val="center"/>
            <w:hideMark/>
          </w:tcPr>
          <w:p w14:paraId="33F71E6F" w14:textId="77777777" w:rsidR="00EB31DA" w:rsidRPr="00EB31DA" w:rsidRDefault="00EB31DA" w:rsidP="00EB31DA">
            <w:pPr>
              <w:spacing w:after="0" w:line="240" w:lineRule="auto"/>
              <w:contextualSpacing w:val="0"/>
              <w:jc w:val="both"/>
              <w:rPr>
                <w:ins w:id="897" w:author="praktikum" w:date="2022-04-12T16:03:00Z"/>
                <w:rFonts w:ascii="Arial" w:eastAsia="Times New Roman" w:hAnsi="Arial" w:cs="Arial"/>
                <w:color w:val="000000"/>
                <w:sz w:val="22"/>
                <w:szCs w:val="22"/>
                <w:lang w:val="de-DE" w:eastAsia="de-DE"/>
              </w:rPr>
            </w:pPr>
            <w:proofErr w:type="spellStart"/>
            <w:ins w:id="898" w:author="praktikum" w:date="2022-04-12T16:03:00Z">
              <w:r w:rsidRPr="00EB31DA">
                <w:rPr>
                  <w:rFonts w:ascii="Arial" w:eastAsia="Times New Roman" w:hAnsi="Arial" w:cs="Arial"/>
                  <w:color w:val="000000"/>
                  <w:sz w:val="22"/>
                  <w:szCs w:val="22"/>
                  <w:lang w:val="de-DE" w:eastAsia="de-DE"/>
                </w:rPr>
                <w:t>Number</w:t>
              </w:r>
              <w:proofErr w:type="spellEnd"/>
              <w:r w:rsidRPr="00EB31DA">
                <w:rPr>
                  <w:rFonts w:ascii="Arial" w:eastAsia="Times New Roman" w:hAnsi="Arial" w:cs="Arial"/>
                  <w:color w:val="000000"/>
                  <w:sz w:val="22"/>
                  <w:szCs w:val="22"/>
                  <w:lang w:val="de-DE" w:eastAsia="de-DE"/>
                </w:rPr>
                <w:t xml:space="preserve"> </w:t>
              </w:r>
              <w:proofErr w:type="spellStart"/>
              <w:r w:rsidRPr="00EB31DA">
                <w:rPr>
                  <w:rFonts w:ascii="Arial" w:eastAsia="Times New Roman" w:hAnsi="Arial" w:cs="Arial"/>
                  <w:color w:val="000000"/>
                  <w:sz w:val="22"/>
                  <w:szCs w:val="22"/>
                  <w:lang w:val="de-DE" w:eastAsia="de-DE"/>
                </w:rPr>
                <w:t>of</w:t>
              </w:r>
              <w:proofErr w:type="spellEnd"/>
              <w:r w:rsidRPr="00EB31DA">
                <w:rPr>
                  <w:rFonts w:ascii="Arial" w:eastAsia="Times New Roman" w:hAnsi="Arial" w:cs="Arial"/>
                  <w:color w:val="000000"/>
                  <w:sz w:val="22"/>
                  <w:szCs w:val="22"/>
                  <w:lang w:val="de-DE" w:eastAsia="de-DE"/>
                </w:rPr>
                <w:t xml:space="preserve"> Error Trials</w:t>
              </w:r>
            </w:ins>
          </w:p>
        </w:tc>
        <w:tc>
          <w:tcPr>
            <w:tcW w:w="1046" w:type="dxa"/>
            <w:tcBorders>
              <w:top w:val="nil"/>
              <w:left w:val="nil"/>
              <w:bottom w:val="nil"/>
              <w:right w:val="nil"/>
            </w:tcBorders>
            <w:shd w:val="clear" w:color="000000" w:fill="FFFFFF"/>
            <w:noWrap/>
            <w:vAlign w:val="center"/>
            <w:hideMark/>
          </w:tcPr>
          <w:p w14:paraId="2A576131" w14:textId="77777777" w:rsidR="00EB31DA" w:rsidRPr="00EB31DA" w:rsidRDefault="00EB31DA" w:rsidP="00EB31DA">
            <w:pPr>
              <w:spacing w:after="0" w:line="240" w:lineRule="auto"/>
              <w:contextualSpacing w:val="0"/>
              <w:jc w:val="both"/>
              <w:rPr>
                <w:ins w:id="899" w:author="praktikum" w:date="2022-04-12T16:03:00Z"/>
                <w:rFonts w:ascii="Arial" w:eastAsia="Times New Roman" w:hAnsi="Arial" w:cs="Arial"/>
                <w:color w:val="000000"/>
                <w:sz w:val="22"/>
                <w:szCs w:val="22"/>
                <w:lang w:val="de-DE" w:eastAsia="de-DE"/>
              </w:rPr>
            </w:pPr>
            <w:ins w:id="900" w:author="praktikum" w:date="2022-04-12T16:03:00Z">
              <w:r w:rsidRPr="00EB31DA">
                <w:rPr>
                  <w:rFonts w:ascii="Arial" w:eastAsia="Times New Roman" w:hAnsi="Arial" w:cs="Arial"/>
                  <w:color w:val="000000"/>
                  <w:sz w:val="22"/>
                  <w:szCs w:val="22"/>
                  <w:lang w:val="de-DE" w:eastAsia="de-DE"/>
                </w:rPr>
                <w:t>12,75</w:t>
              </w:r>
            </w:ins>
          </w:p>
        </w:tc>
        <w:tc>
          <w:tcPr>
            <w:tcW w:w="1045" w:type="dxa"/>
            <w:tcBorders>
              <w:top w:val="nil"/>
              <w:left w:val="nil"/>
              <w:bottom w:val="nil"/>
              <w:right w:val="nil"/>
            </w:tcBorders>
            <w:shd w:val="clear" w:color="000000" w:fill="FFFFFF"/>
            <w:noWrap/>
            <w:vAlign w:val="center"/>
            <w:hideMark/>
          </w:tcPr>
          <w:p w14:paraId="7538589C" w14:textId="77777777" w:rsidR="00EB31DA" w:rsidRPr="00EB31DA" w:rsidRDefault="00EB31DA" w:rsidP="00EB31DA">
            <w:pPr>
              <w:spacing w:after="0" w:line="240" w:lineRule="auto"/>
              <w:contextualSpacing w:val="0"/>
              <w:jc w:val="both"/>
              <w:rPr>
                <w:ins w:id="901" w:author="praktikum" w:date="2022-04-12T16:03:00Z"/>
                <w:rFonts w:ascii="Arial" w:eastAsia="Times New Roman" w:hAnsi="Arial" w:cs="Arial"/>
                <w:color w:val="000000"/>
                <w:sz w:val="22"/>
                <w:szCs w:val="22"/>
                <w:lang w:val="de-DE" w:eastAsia="de-DE"/>
              </w:rPr>
            </w:pPr>
            <w:ins w:id="902" w:author="praktikum" w:date="2022-04-12T16:03:00Z">
              <w:r w:rsidRPr="00EB31DA">
                <w:rPr>
                  <w:rFonts w:ascii="Arial" w:eastAsia="Times New Roman" w:hAnsi="Arial" w:cs="Arial"/>
                  <w:color w:val="000000"/>
                  <w:sz w:val="22"/>
                  <w:szCs w:val="22"/>
                  <w:lang w:val="de-DE" w:eastAsia="de-DE"/>
                </w:rPr>
                <w:t>±7,99</w:t>
              </w:r>
            </w:ins>
          </w:p>
        </w:tc>
        <w:tc>
          <w:tcPr>
            <w:tcW w:w="1047" w:type="dxa"/>
            <w:tcBorders>
              <w:top w:val="nil"/>
              <w:left w:val="nil"/>
              <w:bottom w:val="nil"/>
              <w:right w:val="nil"/>
            </w:tcBorders>
            <w:shd w:val="clear" w:color="000000" w:fill="FFFFFF"/>
            <w:noWrap/>
            <w:vAlign w:val="center"/>
            <w:hideMark/>
          </w:tcPr>
          <w:p w14:paraId="0DAC4146" w14:textId="77777777" w:rsidR="00EB31DA" w:rsidRPr="00EB31DA" w:rsidRDefault="00EB31DA" w:rsidP="00EB31DA">
            <w:pPr>
              <w:spacing w:after="0" w:line="240" w:lineRule="auto"/>
              <w:contextualSpacing w:val="0"/>
              <w:jc w:val="both"/>
              <w:rPr>
                <w:ins w:id="903" w:author="praktikum" w:date="2022-04-12T16:03:00Z"/>
                <w:rFonts w:ascii="Arial" w:eastAsia="Times New Roman" w:hAnsi="Arial" w:cs="Arial"/>
                <w:color w:val="000000"/>
                <w:sz w:val="22"/>
                <w:szCs w:val="22"/>
                <w:lang w:val="de-DE" w:eastAsia="de-DE"/>
              </w:rPr>
            </w:pPr>
            <w:ins w:id="904" w:author="praktikum" w:date="2022-04-12T16:03:00Z">
              <w:r w:rsidRPr="00EB31DA">
                <w:rPr>
                  <w:rFonts w:ascii="Arial" w:eastAsia="Times New Roman" w:hAnsi="Arial" w:cs="Arial"/>
                  <w:color w:val="000000"/>
                  <w:sz w:val="22"/>
                  <w:szCs w:val="22"/>
                  <w:lang w:val="de-DE" w:eastAsia="de-DE"/>
                </w:rPr>
                <w:t>16,63</w:t>
              </w:r>
            </w:ins>
          </w:p>
        </w:tc>
        <w:tc>
          <w:tcPr>
            <w:tcW w:w="1045" w:type="dxa"/>
            <w:tcBorders>
              <w:top w:val="nil"/>
              <w:left w:val="nil"/>
              <w:bottom w:val="nil"/>
              <w:right w:val="nil"/>
            </w:tcBorders>
            <w:shd w:val="clear" w:color="000000" w:fill="FFFFFF"/>
            <w:noWrap/>
            <w:vAlign w:val="center"/>
            <w:hideMark/>
          </w:tcPr>
          <w:p w14:paraId="2450E3C9" w14:textId="77777777" w:rsidR="00EB31DA" w:rsidRPr="00EB31DA" w:rsidRDefault="00EB31DA" w:rsidP="00EB31DA">
            <w:pPr>
              <w:spacing w:after="0" w:line="240" w:lineRule="auto"/>
              <w:contextualSpacing w:val="0"/>
              <w:jc w:val="both"/>
              <w:rPr>
                <w:ins w:id="905" w:author="praktikum" w:date="2022-04-12T16:03:00Z"/>
                <w:rFonts w:ascii="Arial" w:eastAsia="Times New Roman" w:hAnsi="Arial" w:cs="Arial"/>
                <w:color w:val="000000"/>
                <w:sz w:val="22"/>
                <w:szCs w:val="22"/>
                <w:lang w:val="de-DE" w:eastAsia="de-DE"/>
              </w:rPr>
            </w:pPr>
            <w:ins w:id="906" w:author="praktikum" w:date="2022-04-12T16:03:00Z">
              <w:r w:rsidRPr="00EB31DA">
                <w:rPr>
                  <w:rFonts w:ascii="Arial" w:eastAsia="Times New Roman" w:hAnsi="Arial" w:cs="Arial"/>
                  <w:color w:val="000000"/>
                  <w:sz w:val="22"/>
                  <w:szCs w:val="22"/>
                  <w:lang w:val="de-DE" w:eastAsia="de-DE"/>
                </w:rPr>
                <w:t>±13,08</w:t>
              </w:r>
            </w:ins>
          </w:p>
        </w:tc>
        <w:tc>
          <w:tcPr>
            <w:tcW w:w="1047" w:type="dxa"/>
            <w:tcBorders>
              <w:top w:val="nil"/>
              <w:left w:val="nil"/>
              <w:bottom w:val="nil"/>
              <w:right w:val="nil"/>
            </w:tcBorders>
            <w:shd w:val="clear" w:color="000000" w:fill="FFFFFF"/>
            <w:noWrap/>
            <w:vAlign w:val="center"/>
            <w:hideMark/>
          </w:tcPr>
          <w:p w14:paraId="4E3F6930" w14:textId="77777777" w:rsidR="00EB31DA" w:rsidRPr="00EB31DA" w:rsidRDefault="00EB31DA" w:rsidP="00EB31DA">
            <w:pPr>
              <w:spacing w:after="0" w:line="240" w:lineRule="auto"/>
              <w:contextualSpacing w:val="0"/>
              <w:jc w:val="both"/>
              <w:rPr>
                <w:ins w:id="907" w:author="praktikum" w:date="2022-04-12T16:03:00Z"/>
                <w:rFonts w:ascii="Arial" w:eastAsia="Times New Roman" w:hAnsi="Arial" w:cs="Arial"/>
                <w:color w:val="000000"/>
                <w:sz w:val="22"/>
                <w:szCs w:val="22"/>
                <w:lang w:val="de-DE" w:eastAsia="de-DE"/>
              </w:rPr>
            </w:pPr>
            <w:ins w:id="908" w:author="praktikum" w:date="2022-04-12T16:03:00Z">
              <w:r w:rsidRPr="00EB31DA">
                <w:rPr>
                  <w:rFonts w:ascii="Arial" w:eastAsia="Times New Roman" w:hAnsi="Arial" w:cs="Arial"/>
                  <w:color w:val="000000"/>
                  <w:sz w:val="22"/>
                  <w:szCs w:val="22"/>
                  <w:lang w:val="de-DE" w:eastAsia="de-DE"/>
                </w:rPr>
                <w:t>17,28</w:t>
              </w:r>
            </w:ins>
          </w:p>
        </w:tc>
        <w:tc>
          <w:tcPr>
            <w:tcW w:w="1045" w:type="dxa"/>
            <w:tcBorders>
              <w:top w:val="nil"/>
              <w:left w:val="nil"/>
              <w:bottom w:val="nil"/>
              <w:right w:val="nil"/>
            </w:tcBorders>
            <w:shd w:val="clear" w:color="000000" w:fill="FFFFFF"/>
            <w:noWrap/>
            <w:vAlign w:val="center"/>
            <w:hideMark/>
          </w:tcPr>
          <w:p w14:paraId="71B3481A" w14:textId="77777777" w:rsidR="00EB31DA" w:rsidRPr="00EB31DA" w:rsidRDefault="00EB31DA" w:rsidP="00EB31DA">
            <w:pPr>
              <w:spacing w:after="0" w:line="240" w:lineRule="auto"/>
              <w:contextualSpacing w:val="0"/>
              <w:jc w:val="both"/>
              <w:rPr>
                <w:ins w:id="909" w:author="praktikum" w:date="2022-04-12T16:03:00Z"/>
                <w:rFonts w:ascii="Arial" w:eastAsia="Times New Roman" w:hAnsi="Arial" w:cs="Arial"/>
                <w:color w:val="000000"/>
                <w:sz w:val="22"/>
                <w:szCs w:val="22"/>
                <w:lang w:val="de-DE" w:eastAsia="de-DE"/>
              </w:rPr>
            </w:pPr>
            <w:ins w:id="910" w:author="praktikum" w:date="2022-04-12T16:03:00Z">
              <w:r w:rsidRPr="00EB31DA">
                <w:rPr>
                  <w:rFonts w:ascii="Arial" w:eastAsia="Times New Roman" w:hAnsi="Arial" w:cs="Arial"/>
                  <w:color w:val="000000"/>
                  <w:sz w:val="22"/>
                  <w:szCs w:val="22"/>
                  <w:lang w:val="de-DE" w:eastAsia="de-DE"/>
                </w:rPr>
                <w:t>±10,03</w:t>
              </w:r>
            </w:ins>
          </w:p>
        </w:tc>
      </w:tr>
      <w:tr w:rsidR="00EB31DA" w:rsidRPr="00EB31DA" w14:paraId="27E2786B" w14:textId="77777777" w:rsidTr="00EB31DA">
        <w:trPr>
          <w:trHeight w:val="340"/>
          <w:ins w:id="911" w:author="praktikum" w:date="2022-04-12T16:03:00Z"/>
        </w:trPr>
        <w:tc>
          <w:tcPr>
            <w:tcW w:w="3131" w:type="dxa"/>
            <w:tcBorders>
              <w:top w:val="nil"/>
              <w:left w:val="nil"/>
              <w:bottom w:val="nil"/>
              <w:right w:val="nil"/>
            </w:tcBorders>
            <w:shd w:val="clear" w:color="auto" w:fill="auto"/>
            <w:noWrap/>
            <w:vAlign w:val="center"/>
            <w:hideMark/>
          </w:tcPr>
          <w:p w14:paraId="499A68DA" w14:textId="77777777" w:rsidR="00EB31DA" w:rsidRPr="00EB31DA" w:rsidRDefault="00EB31DA" w:rsidP="00EB31DA">
            <w:pPr>
              <w:spacing w:after="0" w:line="240" w:lineRule="auto"/>
              <w:contextualSpacing w:val="0"/>
              <w:jc w:val="both"/>
              <w:rPr>
                <w:ins w:id="912" w:author="praktikum" w:date="2022-04-12T16:03:00Z"/>
                <w:rFonts w:ascii="Arial" w:eastAsia="Times New Roman" w:hAnsi="Arial" w:cs="Arial"/>
                <w:color w:val="000000"/>
                <w:sz w:val="22"/>
                <w:szCs w:val="22"/>
                <w:lang w:val="de-DE" w:eastAsia="de-DE"/>
              </w:rPr>
            </w:pPr>
            <w:ins w:id="913" w:author="praktikum" w:date="2022-04-12T16:03:00Z">
              <w:r w:rsidRPr="00EB31DA">
                <w:rPr>
                  <w:rFonts w:ascii="Arial" w:eastAsia="Times New Roman" w:hAnsi="Arial" w:cs="Arial"/>
                  <w:color w:val="000000"/>
                  <w:sz w:val="22"/>
                  <w:szCs w:val="22"/>
                  <w:lang w:val="de-DE" w:eastAsia="de-DE"/>
                </w:rPr>
                <w:t>RT Pattern Blocks (</w:t>
              </w:r>
              <w:proofErr w:type="spellStart"/>
              <w:r w:rsidRPr="00EB31DA">
                <w:rPr>
                  <w:rFonts w:ascii="Arial" w:eastAsia="Times New Roman" w:hAnsi="Arial" w:cs="Arial"/>
                  <w:color w:val="000000"/>
                  <w:sz w:val="22"/>
                  <w:szCs w:val="22"/>
                  <w:lang w:val="de-DE" w:eastAsia="de-DE"/>
                </w:rPr>
                <w:t>ms</w:t>
              </w:r>
              <w:proofErr w:type="spellEnd"/>
              <w:r w:rsidRPr="00EB31DA">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
          <w:p w14:paraId="43B54577" w14:textId="77777777" w:rsidR="00EB31DA" w:rsidRPr="00EB31DA" w:rsidRDefault="00EB31DA" w:rsidP="00EB31DA">
            <w:pPr>
              <w:spacing w:after="0" w:line="240" w:lineRule="auto"/>
              <w:contextualSpacing w:val="0"/>
              <w:jc w:val="both"/>
              <w:rPr>
                <w:ins w:id="914" w:author="praktikum" w:date="2022-04-12T16:03:00Z"/>
                <w:rFonts w:ascii="Arial" w:eastAsia="Times New Roman" w:hAnsi="Arial" w:cs="Arial"/>
                <w:color w:val="000000"/>
                <w:sz w:val="22"/>
                <w:szCs w:val="22"/>
                <w:lang w:val="de-DE" w:eastAsia="de-DE"/>
              </w:rPr>
            </w:pPr>
            <w:ins w:id="915" w:author="praktikum" w:date="2022-04-12T16:03:00Z">
              <w:r w:rsidRPr="00EB31DA">
                <w:rPr>
                  <w:rFonts w:ascii="Arial" w:eastAsia="Times New Roman" w:hAnsi="Arial" w:cs="Arial"/>
                  <w:color w:val="000000"/>
                  <w:sz w:val="22"/>
                  <w:szCs w:val="22"/>
                  <w:lang w:val="de-DE" w:eastAsia="de-DE"/>
                </w:rPr>
                <w:t>492,1</w:t>
              </w:r>
            </w:ins>
          </w:p>
        </w:tc>
        <w:tc>
          <w:tcPr>
            <w:tcW w:w="1045" w:type="dxa"/>
            <w:tcBorders>
              <w:top w:val="nil"/>
              <w:left w:val="nil"/>
              <w:bottom w:val="nil"/>
              <w:right w:val="nil"/>
            </w:tcBorders>
            <w:shd w:val="clear" w:color="000000" w:fill="FFFFFF"/>
            <w:noWrap/>
            <w:vAlign w:val="center"/>
            <w:hideMark/>
          </w:tcPr>
          <w:p w14:paraId="1C36D101" w14:textId="77777777" w:rsidR="00EB31DA" w:rsidRPr="00EB31DA" w:rsidRDefault="00EB31DA" w:rsidP="00EB31DA">
            <w:pPr>
              <w:spacing w:after="0" w:line="240" w:lineRule="auto"/>
              <w:contextualSpacing w:val="0"/>
              <w:jc w:val="both"/>
              <w:rPr>
                <w:ins w:id="916" w:author="praktikum" w:date="2022-04-12T16:03:00Z"/>
                <w:rFonts w:ascii="Arial" w:eastAsia="Times New Roman" w:hAnsi="Arial" w:cs="Arial"/>
                <w:color w:val="000000"/>
                <w:sz w:val="22"/>
                <w:szCs w:val="22"/>
                <w:lang w:val="de-DE" w:eastAsia="de-DE"/>
              </w:rPr>
            </w:pPr>
            <w:ins w:id="917" w:author="praktikum" w:date="2022-04-12T16:03:00Z">
              <w:r w:rsidRPr="00EB31DA">
                <w:rPr>
                  <w:rFonts w:ascii="Arial" w:eastAsia="Times New Roman" w:hAnsi="Arial" w:cs="Arial"/>
                  <w:color w:val="000000"/>
                  <w:sz w:val="22"/>
                  <w:szCs w:val="22"/>
                  <w:lang w:val="de-DE" w:eastAsia="de-DE"/>
                </w:rPr>
                <w:t>±54,17</w:t>
              </w:r>
            </w:ins>
          </w:p>
        </w:tc>
        <w:tc>
          <w:tcPr>
            <w:tcW w:w="1047" w:type="dxa"/>
            <w:tcBorders>
              <w:top w:val="nil"/>
              <w:left w:val="nil"/>
              <w:bottom w:val="nil"/>
              <w:right w:val="nil"/>
            </w:tcBorders>
            <w:shd w:val="clear" w:color="000000" w:fill="FFFFFF"/>
            <w:noWrap/>
            <w:vAlign w:val="center"/>
            <w:hideMark/>
          </w:tcPr>
          <w:p w14:paraId="7DFCE6FB" w14:textId="77777777" w:rsidR="00EB31DA" w:rsidRPr="00EB31DA" w:rsidRDefault="00EB31DA" w:rsidP="00EB31DA">
            <w:pPr>
              <w:spacing w:after="0" w:line="240" w:lineRule="auto"/>
              <w:contextualSpacing w:val="0"/>
              <w:jc w:val="both"/>
              <w:rPr>
                <w:ins w:id="918" w:author="praktikum" w:date="2022-04-12T16:03:00Z"/>
                <w:rFonts w:ascii="Arial" w:eastAsia="Times New Roman" w:hAnsi="Arial" w:cs="Arial"/>
                <w:color w:val="000000"/>
                <w:sz w:val="22"/>
                <w:szCs w:val="22"/>
                <w:lang w:val="de-DE" w:eastAsia="de-DE"/>
              </w:rPr>
            </w:pPr>
            <w:ins w:id="919" w:author="praktikum" w:date="2022-04-12T16:03:00Z">
              <w:r w:rsidRPr="00EB31DA">
                <w:rPr>
                  <w:rFonts w:ascii="Arial" w:eastAsia="Times New Roman" w:hAnsi="Arial" w:cs="Arial"/>
                  <w:color w:val="000000"/>
                  <w:sz w:val="22"/>
                  <w:szCs w:val="22"/>
                  <w:lang w:val="de-DE" w:eastAsia="de-DE"/>
                </w:rPr>
                <w:t>508,77</w:t>
              </w:r>
            </w:ins>
          </w:p>
        </w:tc>
        <w:tc>
          <w:tcPr>
            <w:tcW w:w="1045" w:type="dxa"/>
            <w:tcBorders>
              <w:top w:val="nil"/>
              <w:left w:val="nil"/>
              <w:bottom w:val="nil"/>
              <w:right w:val="nil"/>
            </w:tcBorders>
            <w:shd w:val="clear" w:color="000000" w:fill="FFFFFF"/>
            <w:noWrap/>
            <w:vAlign w:val="center"/>
            <w:hideMark/>
          </w:tcPr>
          <w:p w14:paraId="6A36204B" w14:textId="77777777" w:rsidR="00EB31DA" w:rsidRPr="00EB31DA" w:rsidRDefault="00EB31DA" w:rsidP="00EB31DA">
            <w:pPr>
              <w:spacing w:after="0" w:line="240" w:lineRule="auto"/>
              <w:contextualSpacing w:val="0"/>
              <w:jc w:val="both"/>
              <w:rPr>
                <w:ins w:id="920" w:author="praktikum" w:date="2022-04-12T16:03:00Z"/>
                <w:rFonts w:ascii="Arial" w:eastAsia="Times New Roman" w:hAnsi="Arial" w:cs="Arial"/>
                <w:color w:val="000000"/>
                <w:sz w:val="22"/>
                <w:szCs w:val="22"/>
                <w:lang w:val="de-DE" w:eastAsia="de-DE"/>
              </w:rPr>
            </w:pPr>
            <w:ins w:id="921" w:author="praktikum" w:date="2022-04-12T16:03:00Z">
              <w:r w:rsidRPr="00EB31DA">
                <w:rPr>
                  <w:rFonts w:ascii="Arial" w:eastAsia="Times New Roman" w:hAnsi="Arial" w:cs="Arial"/>
                  <w:color w:val="000000"/>
                  <w:sz w:val="22"/>
                  <w:szCs w:val="22"/>
                  <w:lang w:val="de-DE" w:eastAsia="de-DE"/>
                </w:rPr>
                <w:t>±45,23</w:t>
              </w:r>
            </w:ins>
          </w:p>
        </w:tc>
        <w:tc>
          <w:tcPr>
            <w:tcW w:w="1047" w:type="dxa"/>
            <w:tcBorders>
              <w:top w:val="nil"/>
              <w:left w:val="nil"/>
              <w:bottom w:val="nil"/>
              <w:right w:val="nil"/>
            </w:tcBorders>
            <w:shd w:val="clear" w:color="000000" w:fill="FFFFFF"/>
            <w:noWrap/>
            <w:vAlign w:val="center"/>
            <w:hideMark/>
          </w:tcPr>
          <w:p w14:paraId="3981D9DA" w14:textId="77777777" w:rsidR="00EB31DA" w:rsidRPr="00EB31DA" w:rsidRDefault="00EB31DA" w:rsidP="00EB31DA">
            <w:pPr>
              <w:spacing w:after="0" w:line="240" w:lineRule="auto"/>
              <w:contextualSpacing w:val="0"/>
              <w:jc w:val="both"/>
              <w:rPr>
                <w:ins w:id="922" w:author="praktikum" w:date="2022-04-12T16:03:00Z"/>
                <w:rFonts w:ascii="Arial" w:eastAsia="Times New Roman" w:hAnsi="Arial" w:cs="Arial"/>
                <w:color w:val="000000"/>
                <w:sz w:val="22"/>
                <w:szCs w:val="22"/>
                <w:lang w:val="de-DE" w:eastAsia="de-DE"/>
              </w:rPr>
            </w:pPr>
            <w:ins w:id="923" w:author="praktikum" w:date="2022-04-12T16:03:00Z">
              <w:r w:rsidRPr="00EB31DA">
                <w:rPr>
                  <w:rFonts w:ascii="Arial" w:eastAsia="Times New Roman" w:hAnsi="Arial" w:cs="Arial"/>
                  <w:color w:val="000000"/>
                  <w:sz w:val="22"/>
                  <w:szCs w:val="22"/>
                  <w:lang w:val="de-DE" w:eastAsia="de-DE"/>
                </w:rPr>
                <w:t>513,12</w:t>
              </w:r>
            </w:ins>
          </w:p>
        </w:tc>
        <w:tc>
          <w:tcPr>
            <w:tcW w:w="1045" w:type="dxa"/>
            <w:tcBorders>
              <w:top w:val="nil"/>
              <w:left w:val="nil"/>
              <w:bottom w:val="nil"/>
              <w:right w:val="nil"/>
            </w:tcBorders>
            <w:shd w:val="clear" w:color="000000" w:fill="FFFFFF"/>
            <w:noWrap/>
            <w:vAlign w:val="center"/>
            <w:hideMark/>
          </w:tcPr>
          <w:p w14:paraId="458F5CA8" w14:textId="77777777" w:rsidR="00EB31DA" w:rsidRPr="00EB31DA" w:rsidRDefault="00EB31DA" w:rsidP="00EB31DA">
            <w:pPr>
              <w:spacing w:after="0" w:line="240" w:lineRule="auto"/>
              <w:contextualSpacing w:val="0"/>
              <w:jc w:val="both"/>
              <w:rPr>
                <w:ins w:id="924" w:author="praktikum" w:date="2022-04-12T16:03:00Z"/>
                <w:rFonts w:ascii="Arial" w:eastAsia="Times New Roman" w:hAnsi="Arial" w:cs="Arial"/>
                <w:color w:val="000000"/>
                <w:sz w:val="22"/>
                <w:szCs w:val="22"/>
                <w:lang w:val="de-DE" w:eastAsia="de-DE"/>
              </w:rPr>
            </w:pPr>
            <w:ins w:id="925" w:author="praktikum" w:date="2022-04-12T16:03:00Z">
              <w:r w:rsidRPr="00EB31DA">
                <w:rPr>
                  <w:rFonts w:ascii="Arial" w:eastAsia="Times New Roman" w:hAnsi="Arial" w:cs="Arial"/>
                  <w:color w:val="000000"/>
                  <w:sz w:val="22"/>
                  <w:szCs w:val="22"/>
                  <w:lang w:val="de-DE" w:eastAsia="de-DE"/>
                </w:rPr>
                <w:t>±54</w:t>
              </w:r>
            </w:ins>
          </w:p>
        </w:tc>
      </w:tr>
      <w:tr w:rsidR="00EB31DA" w:rsidRPr="00EB31DA" w14:paraId="0FC297B7" w14:textId="77777777" w:rsidTr="00EB31DA">
        <w:trPr>
          <w:trHeight w:val="340"/>
          <w:ins w:id="926" w:author="praktikum" w:date="2022-04-12T16:03:00Z"/>
        </w:trPr>
        <w:tc>
          <w:tcPr>
            <w:tcW w:w="3131" w:type="dxa"/>
            <w:tcBorders>
              <w:top w:val="nil"/>
              <w:left w:val="nil"/>
              <w:bottom w:val="nil"/>
              <w:right w:val="nil"/>
            </w:tcBorders>
            <w:shd w:val="clear" w:color="auto" w:fill="auto"/>
            <w:noWrap/>
            <w:vAlign w:val="center"/>
            <w:hideMark/>
          </w:tcPr>
          <w:p w14:paraId="36325D1D" w14:textId="77777777" w:rsidR="00EB31DA" w:rsidRPr="00EB31DA" w:rsidRDefault="00EB31DA" w:rsidP="00EB31DA">
            <w:pPr>
              <w:spacing w:after="0" w:line="240" w:lineRule="auto"/>
              <w:contextualSpacing w:val="0"/>
              <w:jc w:val="both"/>
              <w:rPr>
                <w:ins w:id="927" w:author="praktikum" w:date="2022-04-12T16:03:00Z"/>
                <w:rFonts w:ascii="Arial" w:eastAsia="Times New Roman" w:hAnsi="Arial" w:cs="Arial"/>
                <w:color w:val="000000"/>
                <w:sz w:val="22"/>
                <w:szCs w:val="22"/>
                <w:lang w:val="de-DE" w:eastAsia="de-DE"/>
              </w:rPr>
            </w:pPr>
            <w:ins w:id="928" w:author="praktikum" w:date="2022-04-12T16:03:00Z">
              <w:r w:rsidRPr="00EB31DA">
                <w:rPr>
                  <w:rFonts w:ascii="Arial" w:eastAsia="Times New Roman" w:hAnsi="Arial" w:cs="Arial"/>
                  <w:color w:val="000000"/>
                  <w:sz w:val="22"/>
                  <w:szCs w:val="22"/>
                  <w:lang w:val="de-DE" w:eastAsia="de-DE"/>
                </w:rPr>
                <w:t>RT Random Blocks (</w:t>
              </w:r>
              <w:proofErr w:type="spellStart"/>
              <w:r w:rsidRPr="00EB31DA">
                <w:rPr>
                  <w:rFonts w:ascii="Arial" w:eastAsia="Times New Roman" w:hAnsi="Arial" w:cs="Arial"/>
                  <w:color w:val="000000"/>
                  <w:sz w:val="22"/>
                  <w:szCs w:val="22"/>
                  <w:lang w:val="de-DE" w:eastAsia="de-DE"/>
                </w:rPr>
                <w:t>ms</w:t>
              </w:r>
              <w:proofErr w:type="spellEnd"/>
              <w:r w:rsidRPr="00EB31DA">
                <w:rPr>
                  <w:rFonts w:ascii="Arial" w:eastAsia="Times New Roman" w:hAnsi="Arial" w:cs="Arial"/>
                  <w:color w:val="000000"/>
                  <w:sz w:val="22"/>
                  <w:szCs w:val="22"/>
                  <w:lang w:val="de-DE" w:eastAsia="de-DE"/>
                </w:rPr>
                <w:t>)</w:t>
              </w:r>
            </w:ins>
          </w:p>
        </w:tc>
        <w:tc>
          <w:tcPr>
            <w:tcW w:w="1046" w:type="dxa"/>
            <w:tcBorders>
              <w:top w:val="nil"/>
              <w:left w:val="nil"/>
              <w:bottom w:val="nil"/>
              <w:right w:val="nil"/>
            </w:tcBorders>
            <w:shd w:val="clear" w:color="000000" w:fill="FFFFFF"/>
            <w:noWrap/>
            <w:vAlign w:val="center"/>
            <w:hideMark/>
          </w:tcPr>
          <w:p w14:paraId="452AFCDF" w14:textId="77777777" w:rsidR="00EB31DA" w:rsidRPr="00EB31DA" w:rsidRDefault="00EB31DA" w:rsidP="00EB31DA">
            <w:pPr>
              <w:spacing w:after="0" w:line="240" w:lineRule="auto"/>
              <w:contextualSpacing w:val="0"/>
              <w:jc w:val="both"/>
              <w:rPr>
                <w:ins w:id="929" w:author="praktikum" w:date="2022-04-12T16:03:00Z"/>
                <w:rFonts w:ascii="Arial" w:eastAsia="Times New Roman" w:hAnsi="Arial" w:cs="Arial"/>
                <w:color w:val="000000"/>
                <w:sz w:val="22"/>
                <w:szCs w:val="22"/>
                <w:lang w:val="de-DE" w:eastAsia="de-DE"/>
              </w:rPr>
            </w:pPr>
            <w:ins w:id="930" w:author="praktikum" w:date="2022-04-12T16:03:00Z">
              <w:r w:rsidRPr="00EB31DA">
                <w:rPr>
                  <w:rFonts w:ascii="Arial" w:eastAsia="Times New Roman" w:hAnsi="Arial" w:cs="Arial"/>
                  <w:color w:val="000000"/>
                  <w:sz w:val="22"/>
                  <w:szCs w:val="22"/>
                  <w:lang w:val="de-DE" w:eastAsia="de-DE"/>
                </w:rPr>
                <w:t>492,86</w:t>
              </w:r>
            </w:ins>
          </w:p>
        </w:tc>
        <w:tc>
          <w:tcPr>
            <w:tcW w:w="1045" w:type="dxa"/>
            <w:tcBorders>
              <w:top w:val="nil"/>
              <w:left w:val="nil"/>
              <w:bottom w:val="nil"/>
              <w:right w:val="nil"/>
            </w:tcBorders>
            <w:shd w:val="clear" w:color="000000" w:fill="FFFFFF"/>
            <w:noWrap/>
            <w:vAlign w:val="center"/>
            <w:hideMark/>
          </w:tcPr>
          <w:p w14:paraId="1D33E0F6" w14:textId="77777777" w:rsidR="00EB31DA" w:rsidRPr="00EB31DA" w:rsidRDefault="00EB31DA" w:rsidP="00EB31DA">
            <w:pPr>
              <w:spacing w:after="0" w:line="240" w:lineRule="auto"/>
              <w:contextualSpacing w:val="0"/>
              <w:jc w:val="both"/>
              <w:rPr>
                <w:ins w:id="931" w:author="praktikum" w:date="2022-04-12T16:03:00Z"/>
                <w:rFonts w:ascii="Arial" w:eastAsia="Times New Roman" w:hAnsi="Arial" w:cs="Arial"/>
                <w:color w:val="000000"/>
                <w:sz w:val="22"/>
                <w:szCs w:val="22"/>
                <w:lang w:val="de-DE" w:eastAsia="de-DE"/>
              </w:rPr>
            </w:pPr>
            <w:ins w:id="932" w:author="praktikum" w:date="2022-04-12T16:03:00Z">
              <w:r w:rsidRPr="00EB31DA">
                <w:rPr>
                  <w:rFonts w:ascii="Arial" w:eastAsia="Times New Roman" w:hAnsi="Arial" w:cs="Arial"/>
                  <w:color w:val="000000"/>
                  <w:sz w:val="22"/>
                  <w:szCs w:val="22"/>
                  <w:lang w:val="de-DE" w:eastAsia="de-DE"/>
                </w:rPr>
                <w:t>±52,24</w:t>
              </w:r>
            </w:ins>
          </w:p>
        </w:tc>
        <w:tc>
          <w:tcPr>
            <w:tcW w:w="1047" w:type="dxa"/>
            <w:tcBorders>
              <w:top w:val="nil"/>
              <w:left w:val="nil"/>
              <w:bottom w:val="nil"/>
              <w:right w:val="nil"/>
            </w:tcBorders>
            <w:shd w:val="clear" w:color="000000" w:fill="FFFFFF"/>
            <w:noWrap/>
            <w:vAlign w:val="center"/>
            <w:hideMark/>
          </w:tcPr>
          <w:p w14:paraId="6A4A110F" w14:textId="77777777" w:rsidR="00EB31DA" w:rsidRPr="00EB31DA" w:rsidRDefault="00EB31DA" w:rsidP="00EB31DA">
            <w:pPr>
              <w:spacing w:after="0" w:line="240" w:lineRule="auto"/>
              <w:contextualSpacing w:val="0"/>
              <w:jc w:val="both"/>
              <w:rPr>
                <w:ins w:id="933" w:author="praktikum" w:date="2022-04-12T16:03:00Z"/>
                <w:rFonts w:ascii="Arial" w:eastAsia="Times New Roman" w:hAnsi="Arial" w:cs="Arial"/>
                <w:color w:val="000000"/>
                <w:sz w:val="22"/>
                <w:szCs w:val="22"/>
                <w:lang w:val="de-DE" w:eastAsia="de-DE"/>
              </w:rPr>
            </w:pPr>
            <w:ins w:id="934" w:author="praktikum" w:date="2022-04-12T16:03:00Z">
              <w:r w:rsidRPr="00EB31DA">
                <w:rPr>
                  <w:rFonts w:ascii="Arial" w:eastAsia="Times New Roman" w:hAnsi="Arial" w:cs="Arial"/>
                  <w:color w:val="000000"/>
                  <w:sz w:val="22"/>
                  <w:szCs w:val="22"/>
                  <w:lang w:val="de-DE" w:eastAsia="de-DE"/>
                </w:rPr>
                <w:t>513,93</w:t>
              </w:r>
            </w:ins>
          </w:p>
        </w:tc>
        <w:tc>
          <w:tcPr>
            <w:tcW w:w="1045" w:type="dxa"/>
            <w:tcBorders>
              <w:top w:val="nil"/>
              <w:left w:val="nil"/>
              <w:bottom w:val="nil"/>
              <w:right w:val="nil"/>
            </w:tcBorders>
            <w:shd w:val="clear" w:color="000000" w:fill="FFFFFF"/>
            <w:noWrap/>
            <w:vAlign w:val="center"/>
            <w:hideMark/>
          </w:tcPr>
          <w:p w14:paraId="367D6888" w14:textId="77777777" w:rsidR="00EB31DA" w:rsidRPr="00EB31DA" w:rsidRDefault="00EB31DA" w:rsidP="00EB31DA">
            <w:pPr>
              <w:spacing w:after="0" w:line="240" w:lineRule="auto"/>
              <w:contextualSpacing w:val="0"/>
              <w:jc w:val="both"/>
              <w:rPr>
                <w:ins w:id="935" w:author="praktikum" w:date="2022-04-12T16:03:00Z"/>
                <w:rFonts w:ascii="Arial" w:eastAsia="Times New Roman" w:hAnsi="Arial" w:cs="Arial"/>
                <w:color w:val="000000"/>
                <w:sz w:val="22"/>
                <w:szCs w:val="22"/>
                <w:lang w:val="de-DE" w:eastAsia="de-DE"/>
              </w:rPr>
            </w:pPr>
            <w:ins w:id="936" w:author="praktikum" w:date="2022-04-12T16:03:00Z">
              <w:r w:rsidRPr="00EB31DA">
                <w:rPr>
                  <w:rFonts w:ascii="Arial" w:eastAsia="Times New Roman" w:hAnsi="Arial" w:cs="Arial"/>
                  <w:color w:val="000000"/>
                  <w:sz w:val="22"/>
                  <w:szCs w:val="22"/>
                  <w:lang w:val="de-DE" w:eastAsia="de-DE"/>
                </w:rPr>
                <w:t>±42,8</w:t>
              </w:r>
            </w:ins>
          </w:p>
        </w:tc>
        <w:tc>
          <w:tcPr>
            <w:tcW w:w="1047" w:type="dxa"/>
            <w:tcBorders>
              <w:top w:val="nil"/>
              <w:left w:val="nil"/>
              <w:bottom w:val="nil"/>
              <w:right w:val="nil"/>
            </w:tcBorders>
            <w:shd w:val="clear" w:color="000000" w:fill="FFFFFF"/>
            <w:noWrap/>
            <w:vAlign w:val="center"/>
            <w:hideMark/>
          </w:tcPr>
          <w:p w14:paraId="041FFB75" w14:textId="77777777" w:rsidR="00EB31DA" w:rsidRPr="00EB31DA" w:rsidRDefault="00EB31DA" w:rsidP="00EB31DA">
            <w:pPr>
              <w:spacing w:after="0" w:line="240" w:lineRule="auto"/>
              <w:contextualSpacing w:val="0"/>
              <w:jc w:val="both"/>
              <w:rPr>
                <w:ins w:id="937" w:author="praktikum" w:date="2022-04-12T16:03:00Z"/>
                <w:rFonts w:ascii="Arial" w:eastAsia="Times New Roman" w:hAnsi="Arial" w:cs="Arial"/>
                <w:color w:val="000000"/>
                <w:sz w:val="22"/>
                <w:szCs w:val="22"/>
                <w:lang w:val="de-DE" w:eastAsia="de-DE"/>
              </w:rPr>
            </w:pPr>
            <w:ins w:id="938" w:author="praktikum" w:date="2022-04-12T16:03:00Z">
              <w:r w:rsidRPr="00EB31DA">
                <w:rPr>
                  <w:rFonts w:ascii="Arial" w:eastAsia="Times New Roman" w:hAnsi="Arial" w:cs="Arial"/>
                  <w:color w:val="000000"/>
                  <w:sz w:val="22"/>
                  <w:szCs w:val="22"/>
                  <w:lang w:val="de-DE" w:eastAsia="de-DE"/>
                </w:rPr>
                <w:t>517,53</w:t>
              </w:r>
            </w:ins>
          </w:p>
        </w:tc>
        <w:tc>
          <w:tcPr>
            <w:tcW w:w="1045" w:type="dxa"/>
            <w:tcBorders>
              <w:top w:val="nil"/>
              <w:left w:val="nil"/>
              <w:bottom w:val="nil"/>
              <w:right w:val="nil"/>
            </w:tcBorders>
            <w:shd w:val="clear" w:color="000000" w:fill="FFFFFF"/>
            <w:noWrap/>
            <w:vAlign w:val="center"/>
            <w:hideMark/>
          </w:tcPr>
          <w:p w14:paraId="59FE6702" w14:textId="77777777" w:rsidR="00EB31DA" w:rsidRPr="00EB31DA" w:rsidRDefault="00EB31DA" w:rsidP="00EB31DA">
            <w:pPr>
              <w:spacing w:after="0" w:line="240" w:lineRule="auto"/>
              <w:contextualSpacing w:val="0"/>
              <w:jc w:val="both"/>
              <w:rPr>
                <w:ins w:id="939" w:author="praktikum" w:date="2022-04-12T16:03:00Z"/>
                <w:rFonts w:ascii="Arial" w:eastAsia="Times New Roman" w:hAnsi="Arial" w:cs="Arial"/>
                <w:color w:val="000000"/>
                <w:sz w:val="22"/>
                <w:szCs w:val="22"/>
                <w:lang w:val="de-DE" w:eastAsia="de-DE"/>
              </w:rPr>
            </w:pPr>
            <w:ins w:id="940" w:author="praktikum" w:date="2022-04-12T16:03:00Z">
              <w:r w:rsidRPr="00EB31DA">
                <w:rPr>
                  <w:rFonts w:ascii="Arial" w:eastAsia="Times New Roman" w:hAnsi="Arial" w:cs="Arial"/>
                  <w:color w:val="000000"/>
                  <w:sz w:val="22"/>
                  <w:szCs w:val="22"/>
                  <w:lang w:val="de-DE" w:eastAsia="de-DE"/>
                </w:rPr>
                <w:t>±51,18</w:t>
              </w:r>
            </w:ins>
          </w:p>
        </w:tc>
      </w:tr>
      <w:tr w:rsidR="00EB31DA" w:rsidRPr="00EB31DA" w14:paraId="2AA08AC2" w14:textId="77777777" w:rsidTr="00EB31DA">
        <w:trPr>
          <w:trHeight w:val="340"/>
          <w:ins w:id="941" w:author="praktikum" w:date="2022-04-12T16:03:00Z"/>
          <w:trPrChange w:id="942" w:author="praktikum" w:date="2022-04-12T16:03:00Z">
            <w:trPr>
              <w:trHeight w:val="315"/>
            </w:trPr>
          </w:trPrChange>
        </w:trPr>
        <w:tc>
          <w:tcPr>
            <w:tcW w:w="3131" w:type="dxa"/>
            <w:tcBorders>
              <w:top w:val="nil"/>
              <w:left w:val="nil"/>
              <w:bottom w:val="nil"/>
              <w:right w:val="nil"/>
            </w:tcBorders>
            <w:shd w:val="clear" w:color="auto" w:fill="auto"/>
            <w:noWrap/>
            <w:vAlign w:val="center"/>
            <w:hideMark/>
            <w:tcPrChange w:id="943" w:author="praktikum" w:date="2022-04-12T16:03:00Z">
              <w:tcPr>
                <w:tcW w:w="3131" w:type="dxa"/>
                <w:tcBorders>
                  <w:top w:val="nil"/>
                  <w:left w:val="nil"/>
                  <w:bottom w:val="nil"/>
                  <w:right w:val="nil"/>
                </w:tcBorders>
                <w:shd w:val="clear" w:color="auto" w:fill="auto"/>
                <w:noWrap/>
                <w:vAlign w:val="center"/>
                <w:hideMark/>
              </w:tcPr>
            </w:tcPrChange>
          </w:tcPr>
          <w:p w14:paraId="3742EEBE" w14:textId="77777777" w:rsidR="00EB31DA" w:rsidRPr="00EB31DA" w:rsidRDefault="00EB31DA" w:rsidP="00EB31DA">
            <w:pPr>
              <w:spacing w:after="0" w:line="240" w:lineRule="auto"/>
              <w:contextualSpacing w:val="0"/>
              <w:rPr>
                <w:ins w:id="944" w:author="praktikum" w:date="2022-04-12T16:03:00Z"/>
                <w:rFonts w:ascii="Arial" w:eastAsia="Times New Roman" w:hAnsi="Arial" w:cs="Arial"/>
                <w:b/>
                <w:bCs/>
                <w:color w:val="000000"/>
                <w:sz w:val="22"/>
                <w:szCs w:val="22"/>
                <w:lang w:val="de-DE" w:eastAsia="de-DE"/>
              </w:rPr>
            </w:pPr>
            <w:proofErr w:type="spellStart"/>
            <w:ins w:id="945" w:author="praktikum" w:date="2022-04-12T16:03:00Z">
              <w:r w:rsidRPr="00EB31DA">
                <w:rPr>
                  <w:rFonts w:ascii="Arial" w:eastAsia="Times New Roman" w:hAnsi="Arial" w:cs="Arial"/>
                  <w:b/>
                  <w:bCs/>
                  <w:color w:val="000000"/>
                  <w:sz w:val="22"/>
                  <w:szCs w:val="22"/>
                  <w:lang w:val="de-DE" w:eastAsia="de-DE"/>
                </w:rPr>
                <w:t>Subjective</w:t>
              </w:r>
              <w:proofErr w:type="spellEnd"/>
              <w:r w:rsidRPr="00EB31DA">
                <w:rPr>
                  <w:rFonts w:ascii="Arial" w:eastAsia="Times New Roman" w:hAnsi="Arial" w:cs="Arial"/>
                  <w:b/>
                  <w:bCs/>
                  <w:color w:val="000000"/>
                  <w:sz w:val="22"/>
                  <w:szCs w:val="22"/>
                  <w:lang w:val="de-DE" w:eastAsia="de-DE"/>
                </w:rPr>
                <w:t xml:space="preserve"> Ratings</w:t>
              </w:r>
            </w:ins>
          </w:p>
        </w:tc>
        <w:tc>
          <w:tcPr>
            <w:tcW w:w="1046" w:type="dxa"/>
            <w:tcBorders>
              <w:top w:val="single" w:sz="8" w:space="0" w:color="auto"/>
              <w:left w:val="nil"/>
              <w:bottom w:val="nil"/>
              <w:right w:val="nil"/>
            </w:tcBorders>
            <w:shd w:val="clear" w:color="auto" w:fill="auto"/>
            <w:noWrap/>
            <w:vAlign w:val="center"/>
            <w:hideMark/>
            <w:tcPrChange w:id="946" w:author="praktikum" w:date="2022-04-12T16:03:00Z">
              <w:tcPr>
                <w:tcW w:w="1046" w:type="dxa"/>
                <w:tcBorders>
                  <w:top w:val="single" w:sz="8" w:space="0" w:color="auto"/>
                  <w:left w:val="nil"/>
                  <w:bottom w:val="nil"/>
                  <w:right w:val="nil"/>
                </w:tcBorders>
                <w:shd w:val="clear" w:color="auto" w:fill="auto"/>
                <w:noWrap/>
                <w:vAlign w:val="center"/>
                <w:hideMark/>
              </w:tcPr>
            </w:tcPrChange>
          </w:tcPr>
          <w:p w14:paraId="1DCDCFC2" w14:textId="77777777" w:rsidR="00EB31DA" w:rsidRPr="00EB31DA" w:rsidRDefault="00EB31DA" w:rsidP="00EB31DA">
            <w:pPr>
              <w:spacing w:after="0" w:line="240" w:lineRule="auto"/>
              <w:contextualSpacing w:val="0"/>
              <w:rPr>
                <w:ins w:id="947" w:author="praktikum" w:date="2022-04-12T16:03:00Z"/>
                <w:rFonts w:eastAsia="Times New Roman"/>
                <w:color w:val="000000"/>
                <w:lang w:val="de-DE" w:eastAsia="de-DE"/>
              </w:rPr>
            </w:pPr>
            <w:ins w:id="948" w:author="praktikum" w:date="2022-04-12T16:03:00Z">
              <w:r w:rsidRPr="00EB31DA">
                <w:rPr>
                  <w:rFonts w:eastAsia="Times New Roman"/>
                  <w:color w:val="000000"/>
                  <w:lang w:val="de-DE" w:eastAsia="de-DE"/>
                </w:rPr>
                <w:t> </w:t>
              </w:r>
            </w:ins>
          </w:p>
        </w:tc>
        <w:tc>
          <w:tcPr>
            <w:tcW w:w="2092" w:type="dxa"/>
            <w:gridSpan w:val="2"/>
            <w:tcBorders>
              <w:top w:val="single" w:sz="8" w:space="0" w:color="auto"/>
              <w:left w:val="nil"/>
              <w:bottom w:val="nil"/>
              <w:right w:val="nil"/>
            </w:tcBorders>
            <w:shd w:val="clear" w:color="auto" w:fill="auto"/>
            <w:noWrap/>
            <w:vAlign w:val="center"/>
            <w:hideMark/>
            <w:tcPrChange w:id="949" w:author="praktikum" w:date="2022-04-12T16:03:00Z">
              <w:tcPr>
                <w:tcW w:w="2092" w:type="dxa"/>
                <w:gridSpan w:val="2"/>
                <w:tcBorders>
                  <w:top w:val="single" w:sz="8" w:space="0" w:color="auto"/>
                  <w:left w:val="nil"/>
                  <w:bottom w:val="nil"/>
                  <w:right w:val="nil"/>
                </w:tcBorders>
                <w:shd w:val="clear" w:color="auto" w:fill="auto"/>
                <w:noWrap/>
                <w:vAlign w:val="center"/>
                <w:hideMark/>
              </w:tcPr>
            </w:tcPrChange>
          </w:tcPr>
          <w:p w14:paraId="7BA80C0E" w14:textId="77777777" w:rsidR="00EB31DA" w:rsidRPr="00EB31DA" w:rsidRDefault="00EB31DA" w:rsidP="00EB31DA">
            <w:pPr>
              <w:spacing w:after="0" w:line="240" w:lineRule="auto"/>
              <w:contextualSpacing w:val="0"/>
              <w:rPr>
                <w:ins w:id="950" w:author="praktikum" w:date="2022-04-12T16:03:00Z"/>
                <w:rFonts w:eastAsia="Times New Roman"/>
                <w:color w:val="000000"/>
                <w:lang w:val="de-DE" w:eastAsia="de-DE"/>
              </w:rPr>
            </w:pPr>
            <w:ins w:id="951" w:author="praktikum" w:date="2022-04-12T16:03:00Z">
              <w:r w:rsidRPr="00EB31DA">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952" w:author="praktikum" w:date="2022-04-12T16:03:00Z">
              <w:tcPr>
                <w:tcW w:w="1045" w:type="dxa"/>
                <w:tcBorders>
                  <w:top w:val="single" w:sz="8" w:space="0" w:color="auto"/>
                  <w:left w:val="nil"/>
                  <w:bottom w:val="nil"/>
                  <w:right w:val="nil"/>
                </w:tcBorders>
                <w:shd w:val="clear" w:color="auto" w:fill="auto"/>
                <w:noWrap/>
                <w:vAlign w:val="center"/>
                <w:hideMark/>
              </w:tcPr>
            </w:tcPrChange>
          </w:tcPr>
          <w:p w14:paraId="78E37955" w14:textId="77777777" w:rsidR="00EB31DA" w:rsidRPr="00EB31DA" w:rsidRDefault="00EB31DA" w:rsidP="00EB31DA">
            <w:pPr>
              <w:spacing w:after="0" w:line="240" w:lineRule="auto"/>
              <w:contextualSpacing w:val="0"/>
              <w:rPr>
                <w:ins w:id="953" w:author="praktikum" w:date="2022-04-12T16:03:00Z"/>
                <w:rFonts w:eastAsia="Times New Roman"/>
                <w:color w:val="000000"/>
                <w:lang w:val="de-DE" w:eastAsia="de-DE"/>
              </w:rPr>
            </w:pPr>
            <w:ins w:id="954" w:author="praktikum" w:date="2022-04-12T16:03:00Z">
              <w:r w:rsidRPr="00EB31DA">
                <w:rPr>
                  <w:rFonts w:eastAsia="Times New Roman"/>
                  <w:color w:val="000000"/>
                  <w:lang w:val="de-DE" w:eastAsia="de-DE"/>
                </w:rPr>
                <w:t> </w:t>
              </w:r>
            </w:ins>
          </w:p>
        </w:tc>
        <w:tc>
          <w:tcPr>
            <w:tcW w:w="1047" w:type="dxa"/>
            <w:tcBorders>
              <w:top w:val="single" w:sz="8" w:space="0" w:color="auto"/>
              <w:left w:val="nil"/>
              <w:bottom w:val="nil"/>
              <w:right w:val="nil"/>
            </w:tcBorders>
            <w:shd w:val="clear" w:color="auto" w:fill="auto"/>
            <w:noWrap/>
            <w:vAlign w:val="center"/>
            <w:hideMark/>
            <w:tcPrChange w:id="955" w:author="praktikum" w:date="2022-04-12T16:03:00Z">
              <w:tcPr>
                <w:tcW w:w="1047" w:type="dxa"/>
                <w:tcBorders>
                  <w:top w:val="single" w:sz="8" w:space="0" w:color="auto"/>
                  <w:left w:val="nil"/>
                  <w:bottom w:val="nil"/>
                  <w:right w:val="nil"/>
                </w:tcBorders>
                <w:shd w:val="clear" w:color="auto" w:fill="auto"/>
                <w:noWrap/>
                <w:vAlign w:val="center"/>
                <w:hideMark/>
              </w:tcPr>
            </w:tcPrChange>
          </w:tcPr>
          <w:p w14:paraId="49B2A2A5" w14:textId="77777777" w:rsidR="00EB31DA" w:rsidRPr="00EB31DA" w:rsidRDefault="00EB31DA" w:rsidP="00EB31DA">
            <w:pPr>
              <w:spacing w:after="0" w:line="240" w:lineRule="auto"/>
              <w:contextualSpacing w:val="0"/>
              <w:rPr>
                <w:ins w:id="956" w:author="praktikum" w:date="2022-04-12T16:03:00Z"/>
                <w:rFonts w:eastAsia="Times New Roman"/>
                <w:color w:val="000000"/>
                <w:lang w:val="de-DE" w:eastAsia="de-DE"/>
              </w:rPr>
            </w:pPr>
            <w:ins w:id="957" w:author="praktikum" w:date="2022-04-12T16:03:00Z">
              <w:r w:rsidRPr="00EB31DA">
                <w:rPr>
                  <w:rFonts w:eastAsia="Times New Roman"/>
                  <w:color w:val="000000"/>
                  <w:lang w:val="de-DE" w:eastAsia="de-DE"/>
                </w:rPr>
                <w:t> </w:t>
              </w:r>
            </w:ins>
          </w:p>
        </w:tc>
        <w:tc>
          <w:tcPr>
            <w:tcW w:w="1045" w:type="dxa"/>
            <w:tcBorders>
              <w:top w:val="single" w:sz="8" w:space="0" w:color="auto"/>
              <w:left w:val="nil"/>
              <w:bottom w:val="nil"/>
              <w:right w:val="nil"/>
            </w:tcBorders>
            <w:shd w:val="clear" w:color="auto" w:fill="auto"/>
            <w:noWrap/>
            <w:vAlign w:val="center"/>
            <w:hideMark/>
            <w:tcPrChange w:id="958" w:author="praktikum" w:date="2022-04-12T16:03:00Z">
              <w:tcPr>
                <w:tcW w:w="1045" w:type="dxa"/>
                <w:tcBorders>
                  <w:top w:val="single" w:sz="8" w:space="0" w:color="auto"/>
                  <w:left w:val="nil"/>
                  <w:bottom w:val="nil"/>
                  <w:right w:val="nil"/>
                </w:tcBorders>
                <w:shd w:val="clear" w:color="auto" w:fill="auto"/>
                <w:noWrap/>
                <w:vAlign w:val="center"/>
                <w:hideMark/>
              </w:tcPr>
            </w:tcPrChange>
          </w:tcPr>
          <w:p w14:paraId="65167C04" w14:textId="77777777" w:rsidR="00EB31DA" w:rsidRPr="00EB31DA" w:rsidRDefault="00EB31DA" w:rsidP="00EB31DA">
            <w:pPr>
              <w:spacing w:after="0" w:line="240" w:lineRule="auto"/>
              <w:contextualSpacing w:val="0"/>
              <w:rPr>
                <w:ins w:id="959" w:author="praktikum" w:date="2022-04-12T16:03:00Z"/>
                <w:rFonts w:eastAsia="Times New Roman"/>
                <w:color w:val="000000"/>
                <w:lang w:val="de-DE" w:eastAsia="de-DE"/>
              </w:rPr>
            </w:pPr>
            <w:ins w:id="960" w:author="praktikum" w:date="2022-04-12T16:03:00Z">
              <w:r w:rsidRPr="00EB31DA">
                <w:rPr>
                  <w:rFonts w:eastAsia="Times New Roman"/>
                  <w:color w:val="000000"/>
                  <w:lang w:val="de-DE" w:eastAsia="de-DE"/>
                </w:rPr>
                <w:t> </w:t>
              </w:r>
            </w:ins>
          </w:p>
        </w:tc>
      </w:tr>
      <w:tr w:rsidR="00EB31DA" w:rsidRPr="00EB31DA" w14:paraId="255F97E1" w14:textId="77777777" w:rsidTr="00EB31DA">
        <w:trPr>
          <w:trHeight w:val="340"/>
          <w:ins w:id="961" w:author="praktikum" w:date="2022-04-12T16:03:00Z"/>
        </w:trPr>
        <w:tc>
          <w:tcPr>
            <w:tcW w:w="3131" w:type="dxa"/>
            <w:tcBorders>
              <w:top w:val="nil"/>
              <w:left w:val="nil"/>
              <w:bottom w:val="nil"/>
              <w:right w:val="nil"/>
            </w:tcBorders>
            <w:shd w:val="clear" w:color="auto" w:fill="auto"/>
            <w:noWrap/>
            <w:vAlign w:val="center"/>
            <w:hideMark/>
          </w:tcPr>
          <w:p w14:paraId="6BF7FE21" w14:textId="77777777" w:rsidR="00EB31DA" w:rsidRPr="00EB31DA" w:rsidRDefault="00EB31DA" w:rsidP="00EB31DA">
            <w:pPr>
              <w:spacing w:after="0" w:line="240" w:lineRule="auto"/>
              <w:contextualSpacing w:val="0"/>
              <w:jc w:val="both"/>
              <w:rPr>
                <w:ins w:id="962" w:author="praktikum" w:date="2022-04-12T16:03:00Z"/>
                <w:rFonts w:ascii="Arial" w:eastAsia="Times New Roman" w:hAnsi="Arial" w:cs="Arial"/>
                <w:color w:val="000000"/>
                <w:sz w:val="22"/>
                <w:szCs w:val="22"/>
                <w:lang w:val="de-DE" w:eastAsia="de-DE"/>
              </w:rPr>
            </w:pPr>
            <w:proofErr w:type="spellStart"/>
            <w:ins w:id="963" w:author="praktikum" w:date="2022-04-12T16:03:00Z">
              <w:r w:rsidRPr="00EB31DA">
                <w:rPr>
                  <w:rFonts w:ascii="Arial" w:eastAsia="Times New Roman" w:hAnsi="Arial" w:cs="Arial"/>
                  <w:color w:val="000000"/>
                  <w:sz w:val="22"/>
                  <w:szCs w:val="22"/>
                  <w:lang w:val="de-DE" w:eastAsia="de-DE"/>
                </w:rPr>
                <w:t>Alertness</w:t>
              </w:r>
              <w:proofErr w:type="spellEnd"/>
              <w:r w:rsidRPr="00EB31DA">
                <w:rPr>
                  <w:rFonts w:ascii="Arial" w:eastAsia="Times New Roman" w:hAnsi="Arial" w:cs="Arial"/>
                  <w:color w:val="000000"/>
                  <w:sz w:val="22"/>
                  <w:szCs w:val="22"/>
                  <w:lang w:val="de-DE" w:eastAsia="de-DE"/>
                </w:rPr>
                <w:t xml:space="preserve"> T1</w:t>
              </w:r>
            </w:ins>
          </w:p>
        </w:tc>
        <w:tc>
          <w:tcPr>
            <w:tcW w:w="1046" w:type="dxa"/>
            <w:tcBorders>
              <w:top w:val="nil"/>
              <w:left w:val="nil"/>
              <w:bottom w:val="nil"/>
              <w:right w:val="nil"/>
            </w:tcBorders>
            <w:shd w:val="clear" w:color="000000" w:fill="FFFFFF"/>
            <w:noWrap/>
            <w:vAlign w:val="center"/>
            <w:hideMark/>
          </w:tcPr>
          <w:p w14:paraId="23DD2709" w14:textId="77777777" w:rsidR="00EB31DA" w:rsidRPr="00EB31DA" w:rsidRDefault="00EB31DA" w:rsidP="00EB31DA">
            <w:pPr>
              <w:spacing w:after="0" w:line="240" w:lineRule="auto"/>
              <w:contextualSpacing w:val="0"/>
              <w:jc w:val="both"/>
              <w:rPr>
                <w:ins w:id="964" w:author="praktikum" w:date="2022-04-12T16:03:00Z"/>
                <w:rFonts w:ascii="Arial" w:eastAsia="Times New Roman" w:hAnsi="Arial" w:cs="Arial"/>
                <w:color w:val="000000"/>
                <w:sz w:val="22"/>
                <w:szCs w:val="22"/>
                <w:lang w:val="de-DE" w:eastAsia="de-DE"/>
              </w:rPr>
            </w:pPr>
            <w:ins w:id="965" w:author="praktikum" w:date="2022-04-12T16:03:00Z">
              <w:r w:rsidRPr="00EB31DA">
                <w:rPr>
                  <w:rFonts w:ascii="Arial" w:eastAsia="Times New Roman" w:hAnsi="Arial" w:cs="Arial"/>
                  <w:color w:val="000000"/>
                  <w:sz w:val="22"/>
                  <w:szCs w:val="22"/>
                  <w:lang w:val="de-DE" w:eastAsia="de-DE"/>
                </w:rPr>
                <w:t>2,9</w:t>
              </w:r>
            </w:ins>
          </w:p>
        </w:tc>
        <w:tc>
          <w:tcPr>
            <w:tcW w:w="1045" w:type="dxa"/>
            <w:tcBorders>
              <w:top w:val="nil"/>
              <w:left w:val="nil"/>
              <w:bottom w:val="nil"/>
              <w:right w:val="nil"/>
            </w:tcBorders>
            <w:shd w:val="clear" w:color="000000" w:fill="FFFFFF"/>
            <w:noWrap/>
            <w:vAlign w:val="center"/>
            <w:hideMark/>
          </w:tcPr>
          <w:p w14:paraId="762F3F3C" w14:textId="77777777" w:rsidR="00EB31DA" w:rsidRPr="00EB31DA" w:rsidRDefault="00EB31DA" w:rsidP="00EB31DA">
            <w:pPr>
              <w:spacing w:after="0" w:line="240" w:lineRule="auto"/>
              <w:contextualSpacing w:val="0"/>
              <w:jc w:val="both"/>
              <w:rPr>
                <w:ins w:id="966" w:author="praktikum" w:date="2022-04-12T16:03:00Z"/>
                <w:rFonts w:ascii="Arial" w:eastAsia="Times New Roman" w:hAnsi="Arial" w:cs="Arial"/>
                <w:color w:val="000000"/>
                <w:sz w:val="22"/>
                <w:szCs w:val="22"/>
                <w:lang w:val="de-DE" w:eastAsia="de-DE"/>
              </w:rPr>
            </w:pPr>
            <w:ins w:id="967" w:author="praktikum" w:date="2022-04-12T16:03:00Z">
              <w:r w:rsidRPr="00EB31DA">
                <w:rPr>
                  <w:rFonts w:ascii="Arial" w:eastAsia="Times New Roman" w:hAnsi="Arial" w:cs="Arial"/>
                  <w:color w:val="000000"/>
                  <w:sz w:val="22"/>
                  <w:szCs w:val="22"/>
                  <w:lang w:val="de-DE" w:eastAsia="de-DE"/>
                </w:rPr>
                <w:t>±0,64</w:t>
              </w:r>
            </w:ins>
          </w:p>
        </w:tc>
        <w:tc>
          <w:tcPr>
            <w:tcW w:w="1047" w:type="dxa"/>
            <w:tcBorders>
              <w:top w:val="nil"/>
              <w:left w:val="nil"/>
              <w:bottom w:val="nil"/>
              <w:right w:val="nil"/>
            </w:tcBorders>
            <w:shd w:val="clear" w:color="000000" w:fill="FFFFFF"/>
            <w:noWrap/>
            <w:vAlign w:val="center"/>
            <w:hideMark/>
          </w:tcPr>
          <w:p w14:paraId="0D99DF21" w14:textId="77777777" w:rsidR="00EB31DA" w:rsidRPr="00EB31DA" w:rsidRDefault="00EB31DA" w:rsidP="00EB31DA">
            <w:pPr>
              <w:spacing w:after="0" w:line="240" w:lineRule="auto"/>
              <w:contextualSpacing w:val="0"/>
              <w:jc w:val="both"/>
              <w:rPr>
                <w:ins w:id="968" w:author="praktikum" w:date="2022-04-12T16:03:00Z"/>
                <w:rFonts w:ascii="Arial" w:eastAsia="Times New Roman" w:hAnsi="Arial" w:cs="Arial"/>
                <w:color w:val="000000"/>
                <w:sz w:val="22"/>
                <w:szCs w:val="22"/>
                <w:lang w:val="de-DE" w:eastAsia="de-DE"/>
              </w:rPr>
            </w:pPr>
            <w:ins w:id="969" w:author="praktikum" w:date="2022-04-12T16:03:00Z">
              <w:r w:rsidRPr="00EB31DA">
                <w:rPr>
                  <w:rFonts w:ascii="Arial" w:eastAsia="Times New Roman" w:hAnsi="Arial" w:cs="Arial"/>
                  <w:color w:val="000000"/>
                  <w:sz w:val="22"/>
                  <w:szCs w:val="22"/>
                  <w:lang w:val="de-DE" w:eastAsia="de-DE"/>
                </w:rPr>
                <w:t>2,93</w:t>
              </w:r>
            </w:ins>
          </w:p>
        </w:tc>
        <w:tc>
          <w:tcPr>
            <w:tcW w:w="1045" w:type="dxa"/>
            <w:tcBorders>
              <w:top w:val="nil"/>
              <w:left w:val="nil"/>
              <w:bottom w:val="nil"/>
              <w:right w:val="nil"/>
            </w:tcBorders>
            <w:shd w:val="clear" w:color="000000" w:fill="FFFFFF"/>
            <w:noWrap/>
            <w:vAlign w:val="center"/>
            <w:hideMark/>
          </w:tcPr>
          <w:p w14:paraId="6311B20E" w14:textId="77777777" w:rsidR="00EB31DA" w:rsidRPr="00EB31DA" w:rsidRDefault="00EB31DA" w:rsidP="00EB31DA">
            <w:pPr>
              <w:spacing w:after="0" w:line="240" w:lineRule="auto"/>
              <w:contextualSpacing w:val="0"/>
              <w:jc w:val="both"/>
              <w:rPr>
                <w:ins w:id="970" w:author="praktikum" w:date="2022-04-12T16:03:00Z"/>
                <w:rFonts w:ascii="Arial" w:eastAsia="Times New Roman" w:hAnsi="Arial" w:cs="Arial"/>
                <w:color w:val="000000"/>
                <w:sz w:val="22"/>
                <w:szCs w:val="22"/>
                <w:lang w:val="de-DE" w:eastAsia="de-DE"/>
              </w:rPr>
            </w:pPr>
            <w:ins w:id="971" w:author="praktikum" w:date="2022-04-12T16:03:00Z">
              <w:r w:rsidRPr="00EB31DA">
                <w:rPr>
                  <w:rFonts w:ascii="Arial" w:eastAsia="Times New Roman" w:hAnsi="Arial" w:cs="Arial"/>
                  <w:color w:val="000000"/>
                  <w:sz w:val="22"/>
                  <w:szCs w:val="22"/>
                  <w:lang w:val="de-DE" w:eastAsia="de-DE"/>
                </w:rPr>
                <w:t>±0,71</w:t>
              </w:r>
            </w:ins>
          </w:p>
        </w:tc>
        <w:tc>
          <w:tcPr>
            <w:tcW w:w="1047" w:type="dxa"/>
            <w:tcBorders>
              <w:top w:val="nil"/>
              <w:left w:val="nil"/>
              <w:bottom w:val="nil"/>
              <w:right w:val="nil"/>
            </w:tcBorders>
            <w:shd w:val="clear" w:color="000000" w:fill="FFFFFF"/>
            <w:noWrap/>
            <w:vAlign w:val="center"/>
            <w:hideMark/>
          </w:tcPr>
          <w:p w14:paraId="38E89E59" w14:textId="77777777" w:rsidR="00EB31DA" w:rsidRPr="00EB31DA" w:rsidRDefault="00EB31DA" w:rsidP="00EB31DA">
            <w:pPr>
              <w:spacing w:after="0" w:line="240" w:lineRule="auto"/>
              <w:contextualSpacing w:val="0"/>
              <w:jc w:val="both"/>
              <w:rPr>
                <w:ins w:id="972" w:author="praktikum" w:date="2022-04-12T16:03:00Z"/>
                <w:rFonts w:ascii="Arial" w:eastAsia="Times New Roman" w:hAnsi="Arial" w:cs="Arial"/>
                <w:color w:val="000000"/>
                <w:sz w:val="22"/>
                <w:szCs w:val="22"/>
                <w:lang w:val="de-DE" w:eastAsia="de-DE"/>
              </w:rPr>
            </w:pPr>
            <w:ins w:id="973" w:author="praktikum" w:date="2022-04-12T16:03:00Z">
              <w:r w:rsidRPr="00EB31DA">
                <w:rPr>
                  <w:rFonts w:ascii="Arial" w:eastAsia="Times New Roman" w:hAnsi="Arial" w:cs="Arial"/>
                  <w:color w:val="000000"/>
                  <w:sz w:val="22"/>
                  <w:szCs w:val="22"/>
                  <w:lang w:val="de-DE" w:eastAsia="de-DE"/>
                </w:rPr>
                <w:t>3,33</w:t>
              </w:r>
            </w:ins>
          </w:p>
        </w:tc>
        <w:tc>
          <w:tcPr>
            <w:tcW w:w="1045" w:type="dxa"/>
            <w:tcBorders>
              <w:top w:val="nil"/>
              <w:left w:val="nil"/>
              <w:bottom w:val="nil"/>
              <w:right w:val="nil"/>
            </w:tcBorders>
            <w:shd w:val="clear" w:color="000000" w:fill="FFFFFF"/>
            <w:noWrap/>
            <w:vAlign w:val="center"/>
            <w:hideMark/>
          </w:tcPr>
          <w:p w14:paraId="4F0F9F50" w14:textId="77777777" w:rsidR="00EB31DA" w:rsidRPr="00EB31DA" w:rsidRDefault="00EB31DA" w:rsidP="00EB31DA">
            <w:pPr>
              <w:spacing w:after="0" w:line="240" w:lineRule="auto"/>
              <w:contextualSpacing w:val="0"/>
              <w:jc w:val="both"/>
              <w:rPr>
                <w:ins w:id="974" w:author="praktikum" w:date="2022-04-12T16:03:00Z"/>
                <w:rFonts w:ascii="Arial" w:eastAsia="Times New Roman" w:hAnsi="Arial" w:cs="Arial"/>
                <w:color w:val="000000"/>
                <w:sz w:val="22"/>
                <w:szCs w:val="22"/>
                <w:lang w:val="de-DE" w:eastAsia="de-DE"/>
              </w:rPr>
            </w:pPr>
            <w:ins w:id="975" w:author="praktikum" w:date="2022-04-12T16:03:00Z">
              <w:r w:rsidRPr="00EB31DA">
                <w:rPr>
                  <w:rFonts w:ascii="Arial" w:eastAsia="Times New Roman" w:hAnsi="Arial" w:cs="Arial"/>
                  <w:color w:val="000000"/>
                  <w:sz w:val="22"/>
                  <w:szCs w:val="22"/>
                  <w:lang w:val="de-DE" w:eastAsia="de-DE"/>
                </w:rPr>
                <w:t>±0,36</w:t>
              </w:r>
            </w:ins>
          </w:p>
        </w:tc>
      </w:tr>
      <w:tr w:rsidR="00EB31DA" w:rsidRPr="00EB31DA" w14:paraId="082911AF" w14:textId="77777777" w:rsidTr="00EB31DA">
        <w:trPr>
          <w:trHeight w:val="340"/>
          <w:ins w:id="976" w:author="praktikum" w:date="2022-04-12T16:03:00Z"/>
        </w:trPr>
        <w:tc>
          <w:tcPr>
            <w:tcW w:w="3131" w:type="dxa"/>
            <w:tcBorders>
              <w:top w:val="nil"/>
              <w:left w:val="nil"/>
              <w:bottom w:val="nil"/>
              <w:right w:val="nil"/>
            </w:tcBorders>
            <w:shd w:val="clear" w:color="auto" w:fill="auto"/>
            <w:noWrap/>
            <w:vAlign w:val="center"/>
            <w:hideMark/>
          </w:tcPr>
          <w:p w14:paraId="5F526814" w14:textId="77777777" w:rsidR="00EB31DA" w:rsidRPr="00EB31DA" w:rsidRDefault="00EB31DA" w:rsidP="00EB31DA">
            <w:pPr>
              <w:spacing w:after="0" w:line="240" w:lineRule="auto"/>
              <w:contextualSpacing w:val="0"/>
              <w:jc w:val="both"/>
              <w:rPr>
                <w:ins w:id="977" w:author="praktikum" w:date="2022-04-12T16:03:00Z"/>
                <w:rFonts w:ascii="Arial" w:eastAsia="Times New Roman" w:hAnsi="Arial" w:cs="Arial"/>
                <w:color w:val="000000"/>
                <w:sz w:val="22"/>
                <w:szCs w:val="22"/>
                <w:lang w:val="de-DE" w:eastAsia="de-DE"/>
              </w:rPr>
            </w:pPr>
            <w:proofErr w:type="spellStart"/>
            <w:ins w:id="978" w:author="praktikum" w:date="2022-04-12T16:03:00Z">
              <w:r w:rsidRPr="00EB31DA">
                <w:rPr>
                  <w:rFonts w:ascii="Arial" w:eastAsia="Times New Roman" w:hAnsi="Arial" w:cs="Arial"/>
                  <w:color w:val="000000"/>
                  <w:sz w:val="22"/>
                  <w:szCs w:val="22"/>
                  <w:lang w:val="de-DE" w:eastAsia="de-DE"/>
                </w:rPr>
                <w:t>Alertness</w:t>
              </w:r>
              <w:proofErr w:type="spellEnd"/>
              <w:r w:rsidRPr="00EB31DA">
                <w:rPr>
                  <w:rFonts w:ascii="Arial" w:eastAsia="Times New Roman" w:hAnsi="Arial" w:cs="Arial"/>
                  <w:color w:val="000000"/>
                  <w:sz w:val="22"/>
                  <w:szCs w:val="22"/>
                  <w:lang w:val="de-DE" w:eastAsia="de-DE"/>
                </w:rPr>
                <w:t xml:space="preserve"> T2</w:t>
              </w:r>
            </w:ins>
          </w:p>
        </w:tc>
        <w:tc>
          <w:tcPr>
            <w:tcW w:w="1046" w:type="dxa"/>
            <w:tcBorders>
              <w:top w:val="nil"/>
              <w:left w:val="nil"/>
              <w:bottom w:val="nil"/>
              <w:right w:val="nil"/>
            </w:tcBorders>
            <w:shd w:val="clear" w:color="000000" w:fill="FFFFFF"/>
            <w:noWrap/>
            <w:vAlign w:val="center"/>
            <w:hideMark/>
          </w:tcPr>
          <w:p w14:paraId="776FC332" w14:textId="77777777" w:rsidR="00EB31DA" w:rsidRPr="00EB31DA" w:rsidRDefault="00EB31DA" w:rsidP="00EB31DA">
            <w:pPr>
              <w:spacing w:after="0" w:line="240" w:lineRule="auto"/>
              <w:contextualSpacing w:val="0"/>
              <w:jc w:val="both"/>
              <w:rPr>
                <w:ins w:id="979" w:author="praktikum" w:date="2022-04-12T16:03:00Z"/>
                <w:rFonts w:ascii="Arial" w:eastAsia="Times New Roman" w:hAnsi="Arial" w:cs="Arial"/>
                <w:color w:val="000000"/>
                <w:sz w:val="22"/>
                <w:szCs w:val="22"/>
                <w:lang w:val="de-DE" w:eastAsia="de-DE"/>
              </w:rPr>
            </w:pPr>
            <w:ins w:id="980" w:author="praktikum" w:date="2022-04-12T16:03:00Z">
              <w:r w:rsidRPr="00EB31DA">
                <w:rPr>
                  <w:rFonts w:ascii="Arial" w:eastAsia="Times New Roman" w:hAnsi="Arial" w:cs="Arial"/>
                  <w:color w:val="000000"/>
                  <w:sz w:val="22"/>
                  <w:szCs w:val="22"/>
                  <w:lang w:val="de-DE" w:eastAsia="de-DE"/>
                </w:rPr>
                <w:t>3,07</w:t>
              </w:r>
            </w:ins>
          </w:p>
        </w:tc>
        <w:tc>
          <w:tcPr>
            <w:tcW w:w="1045" w:type="dxa"/>
            <w:tcBorders>
              <w:top w:val="nil"/>
              <w:left w:val="nil"/>
              <w:bottom w:val="nil"/>
              <w:right w:val="nil"/>
            </w:tcBorders>
            <w:shd w:val="clear" w:color="000000" w:fill="FFFFFF"/>
            <w:noWrap/>
            <w:vAlign w:val="center"/>
            <w:hideMark/>
          </w:tcPr>
          <w:p w14:paraId="15A03FA4" w14:textId="77777777" w:rsidR="00EB31DA" w:rsidRPr="00EB31DA" w:rsidRDefault="00EB31DA" w:rsidP="00EB31DA">
            <w:pPr>
              <w:spacing w:after="0" w:line="240" w:lineRule="auto"/>
              <w:contextualSpacing w:val="0"/>
              <w:jc w:val="both"/>
              <w:rPr>
                <w:ins w:id="981" w:author="praktikum" w:date="2022-04-12T16:03:00Z"/>
                <w:rFonts w:ascii="Arial" w:eastAsia="Times New Roman" w:hAnsi="Arial" w:cs="Arial"/>
                <w:color w:val="000000"/>
                <w:sz w:val="22"/>
                <w:szCs w:val="22"/>
                <w:lang w:val="de-DE" w:eastAsia="de-DE"/>
              </w:rPr>
            </w:pPr>
            <w:ins w:id="982" w:author="praktikum" w:date="2022-04-12T16:03:00Z">
              <w:r w:rsidRPr="00EB31DA">
                <w:rPr>
                  <w:rFonts w:ascii="Arial" w:eastAsia="Times New Roman" w:hAnsi="Arial" w:cs="Arial"/>
                  <w:color w:val="000000"/>
                  <w:sz w:val="22"/>
                  <w:szCs w:val="22"/>
                  <w:lang w:val="de-DE" w:eastAsia="de-DE"/>
                </w:rPr>
                <w:t>±0,43</w:t>
              </w:r>
            </w:ins>
          </w:p>
        </w:tc>
        <w:tc>
          <w:tcPr>
            <w:tcW w:w="1047" w:type="dxa"/>
            <w:tcBorders>
              <w:top w:val="nil"/>
              <w:left w:val="nil"/>
              <w:bottom w:val="nil"/>
              <w:right w:val="nil"/>
            </w:tcBorders>
            <w:shd w:val="clear" w:color="000000" w:fill="FFFFFF"/>
            <w:noWrap/>
            <w:vAlign w:val="center"/>
            <w:hideMark/>
          </w:tcPr>
          <w:p w14:paraId="3FB62E66" w14:textId="77777777" w:rsidR="00EB31DA" w:rsidRPr="00EB31DA" w:rsidRDefault="00EB31DA" w:rsidP="00EB31DA">
            <w:pPr>
              <w:spacing w:after="0" w:line="240" w:lineRule="auto"/>
              <w:contextualSpacing w:val="0"/>
              <w:jc w:val="both"/>
              <w:rPr>
                <w:ins w:id="983" w:author="praktikum" w:date="2022-04-12T16:03:00Z"/>
                <w:rFonts w:ascii="Arial" w:eastAsia="Times New Roman" w:hAnsi="Arial" w:cs="Arial"/>
                <w:color w:val="000000"/>
                <w:sz w:val="22"/>
                <w:szCs w:val="22"/>
                <w:lang w:val="de-DE" w:eastAsia="de-DE"/>
              </w:rPr>
            </w:pPr>
            <w:ins w:id="984" w:author="praktikum" w:date="2022-04-12T16:03:00Z">
              <w:r w:rsidRPr="00EB31DA">
                <w:rPr>
                  <w:rFonts w:ascii="Arial" w:eastAsia="Times New Roman" w:hAnsi="Arial" w:cs="Arial"/>
                  <w:color w:val="000000"/>
                  <w:sz w:val="22"/>
                  <w:szCs w:val="22"/>
                  <w:lang w:val="de-DE" w:eastAsia="de-DE"/>
                </w:rPr>
                <w:t>2,89</w:t>
              </w:r>
            </w:ins>
          </w:p>
        </w:tc>
        <w:tc>
          <w:tcPr>
            <w:tcW w:w="1045" w:type="dxa"/>
            <w:tcBorders>
              <w:top w:val="nil"/>
              <w:left w:val="nil"/>
              <w:bottom w:val="nil"/>
              <w:right w:val="nil"/>
            </w:tcBorders>
            <w:shd w:val="clear" w:color="000000" w:fill="FFFFFF"/>
            <w:noWrap/>
            <w:vAlign w:val="center"/>
            <w:hideMark/>
          </w:tcPr>
          <w:p w14:paraId="4B1EE542" w14:textId="77777777" w:rsidR="00EB31DA" w:rsidRPr="00EB31DA" w:rsidRDefault="00EB31DA" w:rsidP="00EB31DA">
            <w:pPr>
              <w:spacing w:after="0" w:line="240" w:lineRule="auto"/>
              <w:contextualSpacing w:val="0"/>
              <w:jc w:val="both"/>
              <w:rPr>
                <w:ins w:id="985" w:author="praktikum" w:date="2022-04-12T16:03:00Z"/>
                <w:rFonts w:ascii="Arial" w:eastAsia="Times New Roman" w:hAnsi="Arial" w:cs="Arial"/>
                <w:color w:val="000000"/>
                <w:sz w:val="22"/>
                <w:szCs w:val="22"/>
                <w:lang w:val="de-DE" w:eastAsia="de-DE"/>
              </w:rPr>
            </w:pPr>
            <w:ins w:id="986" w:author="praktikum" w:date="2022-04-12T16:03:00Z">
              <w:r w:rsidRPr="00EB31DA">
                <w:rPr>
                  <w:rFonts w:ascii="Arial" w:eastAsia="Times New Roman" w:hAnsi="Arial" w:cs="Arial"/>
                  <w:color w:val="000000"/>
                  <w:sz w:val="22"/>
                  <w:szCs w:val="22"/>
                  <w:lang w:val="de-DE" w:eastAsia="de-DE"/>
                </w:rPr>
                <w:t>±0,74</w:t>
              </w:r>
            </w:ins>
          </w:p>
        </w:tc>
        <w:tc>
          <w:tcPr>
            <w:tcW w:w="1047" w:type="dxa"/>
            <w:tcBorders>
              <w:top w:val="nil"/>
              <w:left w:val="nil"/>
              <w:bottom w:val="nil"/>
              <w:right w:val="nil"/>
            </w:tcBorders>
            <w:shd w:val="clear" w:color="000000" w:fill="FFFFFF"/>
            <w:noWrap/>
            <w:vAlign w:val="center"/>
            <w:hideMark/>
          </w:tcPr>
          <w:p w14:paraId="7B4DE585" w14:textId="77777777" w:rsidR="00EB31DA" w:rsidRPr="00EB31DA" w:rsidRDefault="00EB31DA" w:rsidP="00EB31DA">
            <w:pPr>
              <w:spacing w:after="0" w:line="240" w:lineRule="auto"/>
              <w:contextualSpacing w:val="0"/>
              <w:jc w:val="both"/>
              <w:rPr>
                <w:ins w:id="987" w:author="praktikum" w:date="2022-04-12T16:03:00Z"/>
                <w:rFonts w:ascii="Arial" w:eastAsia="Times New Roman" w:hAnsi="Arial" w:cs="Arial"/>
                <w:color w:val="000000"/>
                <w:sz w:val="22"/>
                <w:szCs w:val="22"/>
                <w:lang w:val="de-DE" w:eastAsia="de-DE"/>
              </w:rPr>
            </w:pPr>
            <w:ins w:id="988" w:author="praktikum" w:date="2022-04-12T16:03:00Z">
              <w:r w:rsidRPr="00EB31DA">
                <w:rPr>
                  <w:rFonts w:ascii="Arial" w:eastAsia="Times New Roman" w:hAnsi="Arial" w:cs="Arial"/>
                  <w:color w:val="000000"/>
                  <w:sz w:val="22"/>
                  <w:szCs w:val="22"/>
                  <w:lang w:val="de-DE" w:eastAsia="de-DE"/>
                </w:rPr>
                <w:t>3,34</w:t>
              </w:r>
            </w:ins>
          </w:p>
        </w:tc>
        <w:tc>
          <w:tcPr>
            <w:tcW w:w="1045" w:type="dxa"/>
            <w:tcBorders>
              <w:top w:val="nil"/>
              <w:left w:val="nil"/>
              <w:bottom w:val="nil"/>
              <w:right w:val="nil"/>
            </w:tcBorders>
            <w:shd w:val="clear" w:color="000000" w:fill="FFFFFF"/>
            <w:noWrap/>
            <w:vAlign w:val="center"/>
            <w:hideMark/>
          </w:tcPr>
          <w:p w14:paraId="766B29A2" w14:textId="77777777" w:rsidR="00EB31DA" w:rsidRPr="00EB31DA" w:rsidRDefault="00EB31DA" w:rsidP="00EB31DA">
            <w:pPr>
              <w:spacing w:after="0" w:line="240" w:lineRule="auto"/>
              <w:contextualSpacing w:val="0"/>
              <w:jc w:val="both"/>
              <w:rPr>
                <w:ins w:id="989" w:author="praktikum" w:date="2022-04-12T16:03:00Z"/>
                <w:rFonts w:ascii="Arial" w:eastAsia="Times New Roman" w:hAnsi="Arial" w:cs="Arial"/>
                <w:color w:val="000000"/>
                <w:sz w:val="22"/>
                <w:szCs w:val="22"/>
                <w:lang w:val="de-DE" w:eastAsia="de-DE"/>
              </w:rPr>
            </w:pPr>
            <w:ins w:id="990" w:author="praktikum" w:date="2022-04-12T16:03:00Z">
              <w:r w:rsidRPr="00EB31DA">
                <w:rPr>
                  <w:rFonts w:ascii="Arial" w:eastAsia="Times New Roman" w:hAnsi="Arial" w:cs="Arial"/>
                  <w:color w:val="000000"/>
                  <w:sz w:val="22"/>
                  <w:szCs w:val="22"/>
                  <w:lang w:val="de-DE" w:eastAsia="de-DE"/>
                </w:rPr>
                <w:t>±0,49</w:t>
              </w:r>
            </w:ins>
          </w:p>
        </w:tc>
      </w:tr>
      <w:tr w:rsidR="00EB31DA" w:rsidRPr="00EB31DA" w14:paraId="1B4CFD52" w14:textId="77777777" w:rsidTr="00EB31DA">
        <w:trPr>
          <w:trHeight w:val="340"/>
          <w:ins w:id="991" w:author="praktikum" w:date="2022-04-12T16:03:00Z"/>
        </w:trPr>
        <w:tc>
          <w:tcPr>
            <w:tcW w:w="3131" w:type="dxa"/>
            <w:tcBorders>
              <w:top w:val="nil"/>
              <w:left w:val="nil"/>
              <w:bottom w:val="nil"/>
              <w:right w:val="nil"/>
            </w:tcBorders>
            <w:shd w:val="clear" w:color="auto" w:fill="auto"/>
            <w:noWrap/>
            <w:vAlign w:val="center"/>
            <w:hideMark/>
          </w:tcPr>
          <w:p w14:paraId="2A98145B" w14:textId="77777777" w:rsidR="00EB31DA" w:rsidRPr="00EB31DA" w:rsidRDefault="00EB31DA" w:rsidP="00EB31DA">
            <w:pPr>
              <w:spacing w:after="0" w:line="240" w:lineRule="auto"/>
              <w:contextualSpacing w:val="0"/>
              <w:jc w:val="both"/>
              <w:rPr>
                <w:ins w:id="992" w:author="praktikum" w:date="2022-04-12T16:03:00Z"/>
                <w:rFonts w:ascii="Arial" w:eastAsia="Times New Roman" w:hAnsi="Arial" w:cs="Arial"/>
                <w:color w:val="000000"/>
                <w:sz w:val="22"/>
                <w:szCs w:val="22"/>
                <w:lang w:val="de-DE" w:eastAsia="de-DE"/>
              </w:rPr>
            </w:pPr>
            <w:proofErr w:type="spellStart"/>
            <w:ins w:id="993" w:author="praktikum" w:date="2022-04-12T16:03:00Z">
              <w:r w:rsidRPr="00EB31DA">
                <w:rPr>
                  <w:rFonts w:ascii="Arial" w:eastAsia="Times New Roman" w:hAnsi="Arial" w:cs="Arial"/>
                  <w:color w:val="000000"/>
                  <w:sz w:val="22"/>
                  <w:szCs w:val="22"/>
                  <w:lang w:val="de-DE" w:eastAsia="de-DE"/>
                </w:rPr>
                <w:t>Contentedness</w:t>
              </w:r>
              <w:proofErr w:type="spellEnd"/>
              <w:r w:rsidRPr="00EB31DA">
                <w:rPr>
                  <w:rFonts w:ascii="Arial" w:eastAsia="Times New Roman" w:hAnsi="Arial" w:cs="Arial"/>
                  <w:color w:val="000000"/>
                  <w:sz w:val="22"/>
                  <w:szCs w:val="22"/>
                  <w:lang w:val="de-DE" w:eastAsia="de-DE"/>
                </w:rPr>
                <w:t xml:space="preserve"> T1</w:t>
              </w:r>
            </w:ins>
          </w:p>
        </w:tc>
        <w:tc>
          <w:tcPr>
            <w:tcW w:w="1046" w:type="dxa"/>
            <w:tcBorders>
              <w:top w:val="nil"/>
              <w:left w:val="nil"/>
              <w:bottom w:val="nil"/>
              <w:right w:val="nil"/>
            </w:tcBorders>
            <w:shd w:val="clear" w:color="000000" w:fill="FFFFFF"/>
            <w:noWrap/>
            <w:vAlign w:val="center"/>
            <w:hideMark/>
          </w:tcPr>
          <w:p w14:paraId="2751C03A" w14:textId="77777777" w:rsidR="00EB31DA" w:rsidRPr="00EB31DA" w:rsidRDefault="00EB31DA" w:rsidP="00EB31DA">
            <w:pPr>
              <w:spacing w:after="0" w:line="240" w:lineRule="auto"/>
              <w:contextualSpacing w:val="0"/>
              <w:jc w:val="both"/>
              <w:rPr>
                <w:ins w:id="994" w:author="praktikum" w:date="2022-04-12T16:03:00Z"/>
                <w:rFonts w:ascii="Arial" w:eastAsia="Times New Roman" w:hAnsi="Arial" w:cs="Arial"/>
                <w:color w:val="000000"/>
                <w:sz w:val="22"/>
                <w:szCs w:val="22"/>
                <w:lang w:val="de-DE" w:eastAsia="de-DE"/>
              </w:rPr>
            </w:pPr>
            <w:ins w:id="995" w:author="praktikum" w:date="2022-04-12T16:03:00Z">
              <w:r w:rsidRPr="00EB31DA">
                <w:rPr>
                  <w:rFonts w:ascii="Arial" w:eastAsia="Times New Roman" w:hAnsi="Arial" w:cs="Arial"/>
                  <w:color w:val="000000"/>
                  <w:sz w:val="22"/>
                  <w:szCs w:val="22"/>
                  <w:lang w:val="de-DE" w:eastAsia="de-DE"/>
                </w:rPr>
                <w:t>3,02</w:t>
              </w:r>
            </w:ins>
          </w:p>
        </w:tc>
        <w:tc>
          <w:tcPr>
            <w:tcW w:w="1045" w:type="dxa"/>
            <w:tcBorders>
              <w:top w:val="nil"/>
              <w:left w:val="nil"/>
              <w:bottom w:val="nil"/>
              <w:right w:val="nil"/>
            </w:tcBorders>
            <w:shd w:val="clear" w:color="000000" w:fill="FFFFFF"/>
            <w:noWrap/>
            <w:vAlign w:val="center"/>
            <w:hideMark/>
          </w:tcPr>
          <w:p w14:paraId="06482A65" w14:textId="77777777" w:rsidR="00EB31DA" w:rsidRPr="00EB31DA" w:rsidRDefault="00EB31DA" w:rsidP="00EB31DA">
            <w:pPr>
              <w:spacing w:after="0" w:line="240" w:lineRule="auto"/>
              <w:contextualSpacing w:val="0"/>
              <w:jc w:val="both"/>
              <w:rPr>
                <w:ins w:id="996" w:author="praktikum" w:date="2022-04-12T16:03:00Z"/>
                <w:rFonts w:ascii="Arial" w:eastAsia="Times New Roman" w:hAnsi="Arial" w:cs="Arial"/>
                <w:color w:val="000000"/>
                <w:sz w:val="22"/>
                <w:szCs w:val="22"/>
                <w:lang w:val="de-DE" w:eastAsia="de-DE"/>
              </w:rPr>
            </w:pPr>
            <w:ins w:id="997" w:author="praktikum" w:date="2022-04-12T16:03:00Z">
              <w:r w:rsidRPr="00EB31DA">
                <w:rPr>
                  <w:rFonts w:ascii="Arial" w:eastAsia="Times New Roman" w:hAnsi="Arial" w:cs="Arial"/>
                  <w:color w:val="000000"/>
                  <w:sz w:val="22"/>
                  <w:szCs w:val="22"/>
                  <w:lang w:val="de-DE" w:eastAsia="de-DE"/>
                </w:rPr>
                <w:t>±0,57</w:t>
              </w:r>
            </w:ins>
          </w:p>
        </w:tc>
        <w:tc>
          <w:tcPr>
            <w:tcW w:w="1047" w:type="dxa"/>
            <w:tcBorders>
              <w:top w:val="nil"/>
              <w:left w:val="nil"/>
              <w:bottom w:val="nil"/>
              <w:right w:val="nil"/>
            </w:tcBorders>
            <w:shd w:val="clear" w:color="000000" w:fill="FFFFFF"/>
            <w:noWrap/>
            <w:vAlign w:val="center"/>
            <w:hideMark/>
          </w:tcPr>
          <w:p w14:paraId="198F1672" w14:textId="77777777" w:rsidR="00EB31DA" w:rsidRPr="00EB31DA" w:rsidRDefault="00EB31DA" w:rsidP="00EB31DA">
            <w:pPr>
              <w:spacing w:after="0" w:line="240" w:lineRule="auto"/>
              <w:contextualSpacing w:val="0"/>
              <w:jc w:val="both"/>
              <w:rPr>
                <w:ins w:id="998" w:author="praktikum" w:date="2022-04-12T16:03:00Z"/>
                <w:rFonts w:ascii="Arial" w:eastAsia="Times New Roman" w:hAnsi="Arial" w:cs="Arial"/>
                <w:color w:val="000000"/>
                <w:sz w:val="22"/>
                <w:szCs w:val="22"/>
                <w:lang w:val="de-DE" w:eastAsia="de-DE"/>
              </w:rPr>
            </w:pPr>
            <w:ins w:id="999" w:author="praktikum" w:date="2022-04-12T16:03:00Z">
              <w:r w:rsidRPr="00EB31DA">
                <w:rPr>
                  <w:rFonts w:ascii="Arial" w:eastAsia="Times New Roman" w:hAnsi="Arial" w:cs="Arial"/>
                  <w:color w:val="000000"/>
                  <w:sz w:val="22"/>
                  <w:szCs w:val="22"/>
                  <w:lang w:val="de-DE" w:eastAsia="de-DE"/>
                </w:rPr>
                <w:t>2,73</w:t>
              </w:r>
            </w:ins>
          </w:p>
        </w:tc>
        <w:tc>
          <w:tcPr>
            <w:tcW w:w="1045" w:type="dxa"/>
            <w:tcBorders>
              <w:top w:val="nil"/>
              <w:left w:val="nil"/>
              <w:bottom w:val="nil"/>
              <w:right w:val="nil"/>
            </w:tcBorders>
            <w:shd w:val="clear" w:color="000000" w:fill="FFFFFF"/>
            <w:noWrap/>
            <w:vAlign w:val="center"/>
            <w:hideMark/>
          </w:tcPr>
          <w:p w14:paraId="215CDE45" w14:textId="77777777" w:rsidR="00EB31DA" w:rsidRPr="00EB31DA" w:rsidRDefault="00EB31DA" w:rsidP="00EB31DA">
            <w:pPr>
              <w:spacing w:after="0" w:line="240" w:lineRule="auto"/>
              <w:contextualSpacing w:val="0"/>
              <w:jc w:val="both"/>
              <w:rPr>
                <w:ins w:id="1000" w:author="praktikum" w:date="2022-04-12T16:03:00Z"/>
                <w:rFonts w:ascii="Arial" w:eastAsia="Times New Roman" w:hAnsi="Arial" w:cs="Arial"/>
                <w:color w:val="000000"/>
                <w:sz w:val="22"/>
                <w:szCs w:val="22"/>
                <w:lang w:val="de-DE" w:eastAsia="de-DE"/>
              </w:rPr>
            </w:pPr>
            <w:ins w:id="1001" w:author="praktikum" w:date="2022-04-12T16:03:00Z">
              <w:r w:rsidRPr="00EB31DA">
                <w:rPr>
                  <w:rFonts w:ascii="Arial" w:eastAsia="Times New Roman" w:hAnsi="Arial" w:cs="Arial"/>
                  <w:color w:val="000000"/>
                  <w:sz w:val="22"/>
                  <w:szCs w:val="22"/>
                  <w:lang w:val="de-DE" w:eastAsia="de-DE"/>
                </w:rPr>
                <w:t>±0,97</w:t>
              </w:r>
            </w:ins>
          </w:p>
        </w:tc>
        <w:tc>
          <w:tcPr>
            <w:tcW w:w="1047" w:type="dxa"/>
            <w:tcBorders>
              <w:top w:val="nil"/>
              <w:left w:val="nil"/>
              <w:bottom w:val="nil"/>
              <w:right w:val="nil"/>
            </w:tcBorders>
            <w:shd w:val="clear" w:color="000000" w:fill="FFFFFF"/>
            <w:noWrap/>
            <w:vAlign w:val="center"/>
            <w:hideMark/>
          </w:tcPr>
          <w:p w14:paraId="02C7C228" w14:textId="77777777" w:rsidR="00EB31DA" w:rsidRPr="00EB31DA" w:rsidRDefault="00EB31DA" w:rsidP="00EB31DA">
            <w:pPr>
              <w:spacing w:after="0" w:line="240" w:lineRule="auto"/>
              <w:contextualSpacing w:val="0"/>
              <w:jc w:val="both"/>
              <w:rPr>
                <w:ins w:id="1002" w:author="praktikum" w:date="2022-04-12T16:03:00Z"/>
                <w:rFonts w:ascii="Arial" w:eastAsia="Times New Roman" w:hAnsi="Arial" w:cs="Arial"/>
                <w:color w:val="000000"/>
                <w:sz w:val="22"/>
                <w:szCs w:val="22"/>
                <w:lang w:val="de-DE" w:eastAsia="de-DE"/>
              </w:rPr>
            </w:pPr>
            <w:ins w:id="1003" w:author="praktikum" w:date="2022-04-12T16:03:00Z">
              <w:r w:rsidRPr="00EB31DA">
                <w:rPr>
                  <w:rFonts w:ascii="Arial" w:eastAsia="Times New Roman" w:hAnsi="Arial" w:cs="Arial"/>
                  <w:color w:val="000000"/>
                  <w:sz w:val="22"/>
                  <w:szCs w:val="22"/>
                  <w:lang w:val="de-DE" w:eastAsia="de-DE"/>
                </w:rPr>
                <w:t>3,2</w:t>
              </w:r>
            </w:ins>
          </w:p>
        </w:tc>
        <w:tc>
          <w:tcPr>
            <w:tcW w:w="1045" w:type="dxa"/>
            <w:tcBorders>
              <w:top w:val="nil"/>
              <w:left w:val="nil"/>
              <w:bottom w:val="nil"/>
              <w:right w:val="nil"/>
            </w:tcBorders>
            <w:shd w:val="clear" w:color="000000" w:fill="FFFFFF"/>
            <w:noWrap/>
            <w:vAlign w:val="center"/>
            <w:hideMark/>
          </w:tcPr>
          <w:p w14:paraId="447017C7" w14:textId="77777777" w:rsidR="00EB31DA" w:rsidRPr="00EB31DA" w:rsidRDefault="00EB31DA" w:rsidP="00EB31DA">
            <w:pPr>
              <w:spacing w:after="0" w:line="240" w:lineRule="auto"/>
              <w:contextualSpacing w:val="0"/>
              <w:jc w:val="both"/>
              <w:rPr>
                <w:ins w:id="1004" w:author="praktikum" w:date="2022-04-12T16:03:00Z"/>
                <w:rFonts w:ascii="Arial" w:eastAsia="Times New Roman" w:hAnsi="Arial" w:cs="Arial"/>
                <w:color w:val="000000"/>
                <w:sz w:val="22"/>
                <w:szCs w:val="22"/>
                <w:lang w:val="de-DE" w:eastAsia="de-DE"/>
              </w:rPr>
            </w:pPr>
            <w:ins w:id="1005" w:author="praktikum" w:date="2022-04-12T16:03:00Z">
              <w:r w:rsidRPr="00EB31DA">
                <w:rPr>
                  <w:rFonts w:ascii="Arial" w:eastAsia="Times New Roman" w:hAnsi="Arial" w:cs="Arial"/>
                  <w:color w:val="000000"/>
                  <w:sz w:val="22"/>
                  <w:szCs w:val="22"/>
                  <w:lang w:val="de-DE" w:eastAsia="de-DE"/>
                </w:rPr>
                <w:t>±0,4</w:t>
              </w:r>
            </w:ins>
          </w:p>
        </w:tc>
      </w:tr>
      <w:tr w:rsidR="00EB31DA" w:rsidRPr="00EB31DA" w14:paraId="04FBFB98" w14:textId="77777777" w:rsidTr="00EB31DA">
        <w:trPr>
          <w:trHeight w:val="340"/>
          <w:ins w:id="1006" w:author="praktikum" w:date="2022-04-12T16:03:00Z"/>
        </w:trPr>
        <w:tc>
          <w:tcPr>
            <w:tcW w:w="3131" w:type="dxa"/>
            <w:tcBorders>
              <w:top w:val="nil"/>
              <w:left w:val="nil"/>
              <w:bottom w:val="nil"/>
              <w:right w:val="nil"/>
            </w:tcBorders>
            <w:shd w:val="clear" w:color="auto" w:fill="auto"/>
            <w:noWrap/>
            <w:vAlign w:val="center"/>
            <w:hideMark/>
          </w:tcPr>
          <w:p w14:paraId="739EFCF7" w14:textId="77777777" w:rsidR="00EB31DA" w:rsidRPr="00EB31DA" w:rsidRDefault="00EB31DA" w:rsidP="00EB31DA">
            <w:pPr>
              <w:spacing w:after="0" w:line="240" w:lineRule="auto"/>
              <w:contextualSpacing w:val="0"/>
              <w:jc w:val="both"/>
              <w:rPr>
                <w:ins w:id="1007" w:author="praktikum" w:date="2022-04-12T16:03:00Z"/>
                <w:rFonts w:ascii="Arial" w:eastAsia="Times New Roman" w:hAnsi="Arial" w:cs="Arial"/>
                <w:color w:val="000000"/>
                <w:sz w:val="22"/>
                <w:szCs w:val="22"/>
                <w:lang w:val="de-DE" w:eastAsia="de-DE"/>
              </w:rPr>
            </w:pPr>
            <w:proofErr w:type="spellStart"/>
            <w:ins w:id="1008" w:author="praktikum" w:date="2022-04-12T16:03:00Z">
              <w:r w:rsidRPr="00EB31DA">
                <w:rPr>
                  <w:rFonts w:ascii="Arial" w:eastAsia="Times New Roman" w:hAnsi="Arial" w:cs="Arial"/>
                  <w:color w:val="000000"/>
                  <w:sz w:val="22"/>
                  <w:szCs w:val="22"/>
                  <w:lang w:val="de-DE" w:eastAsia="de-DE"/>
                </w:rPr>
                <w:t>Contentedness</w:t>
              </w:r>
              <w:proofErr w:type="spellEnd"/>
              <w:r w:rsidRPr="00EB31DA">
                <w:rPr>
                  <w:rFonts w:ascii="Arial" w:eastAsia="Times New Roman" w:hAnsi="Arial" w:cs="Arial"/>
                  <w:color w:val="000000"/>
                  <w:sz w:val="22"/>
                  <w:szCs w:val="22"/>
                  <w:lang w:val="de-DE" w:eastAsia="de-DE"/>
                </w:rPr>
                <w:t xml:space="preserve"> T2</w:t>
              </w:r>
            </w:ins>
          </w:p>
        </w:tc>
        <w:tc>
          <w:tcPr>
            <w:tcW w:w="1046" w:type="dxa"/>
            <w:tcBorders>
              <w:top w:val="nil"/>
              <w:left w:val="nil"/>
              <w:bottom w:val="nil"/>
              <w:right w:val="nil"/>
            </w:tcBorders>
            <w:shd w:val="clear" w:color="000000" w:fill="FFFFFF"/>
            <w:noWrap/>
            <w:vAlign w:val="center"/>
            <w:hideMark/>
          </w:tcPr>
          <w:p w14:paraId="355B8931" w14:textId="77777777" w:rsidR="00EB31DA" w:rsidRPr="00EB31DA" w:rsidRDefault="00EB31DA" w:rsidP="00EB31DA">
            <w:pPr>
              <w:spacing w:after="0" w:line="240" w:lineRule="auto"/>
              <w:contextualSpacing w:val="0"/>
              <w:jc w:val="both"/>
              <w:rPr>
                <w:ins w:id="1009" w:author="praktikum" w:date="2022-04-12T16:03:00Z"/>
                <w:rFonts w:ascii="Arial" w:eastAsia="Times New Roman" w:hAnsi="Arial" w:cs="Arial"/>
                <w:color w:val="000000"/>
                <w:sz w:val="22"/>
                <w:szCs w:val="22"/>
                <w:lang w:val="de-DE" w:eastAsia="de-DE"/>
              </w:rPr>
            </w:pPr>
            <w:ins w:id="1010" w:author="praktikum" w:date="2022-04-12T16:03:00Z">
              <w:r w:rsidRPr="00EB31DA">
                <w:rPr>
                  <w:rFonts w:ascii="Arial" w:eastAsia="Times New Roman" w:hAnsi="Arial" w:cs="Arial"/>
                  <w:color w:val="000000"/>
                  <w:sz w:val="22"/>
                  <w:szCs w:val="22"/>
                  <w:lang w:val="de-DE" w:eastAsia="de-DE"/>
                </w:rPr>
                <w:t>2,96</w:t>
              </w:r>
            </w:ins>
          </w:p>
        </w:tc>
        <w:tc>
          <w:tcPr>
            <w:tcW w:w="1045" w:type="dxa"/>
            <w:tcBorders>
              <w:top w:val="nil"/>
              <w:left w:val="nil"/>
              <w:bottom w:val="nil"/>
              <w:right w:val="nil"/>
            </w:tcBorders>
            <w:shd w:val="clear" w:color="000000" w:fill="FFFFFF"/>
            <w:noWrap/>
            <w:vAlign w:val="center"/>
            <w:hideMark/>
          </w:tcPr>
          <w:p w14:paraId="13AAE137" w14:textId="77777777" w:rsidR="00EB31DA" w:rsidRPr="00EB31DA" w:rsidRDefault="00EB31DA" w:rsidP="00EB31DA">
            <w:pPr>
              <w:spacing w:after="0" w:line="240" w:lineRule="auto"/>
              <w:contextualSpacing w:val="0"/>
              <w:jc w:val="both"/>
              <w:rPr>
                <w:ins w:id="1011" w:author="praktikum" w:date="2022-04-12T16:03:00Z"/>
                <w:rFonts w:ascii="Arial" w:eastAsia="Times New Roman" w:hAnsi="Arial" w:cs="Arial"/>
                <w:color w:val="000000"/>
                <w:sz w:val="22"/>
                <w:szCs w:val="22"/>
                <w:lang w:val="de-DE" w:eastAsia="de-DE"/>
              </w:rPr>
            </w:pPr>
            <w:ins w:id="1012" w:author="praktikum" w:date="2022-04-12T16:03:00Z">
              <w:r w:rsidRPr="00EB31DA">
                <w:rPr>
                  <w:rFonts w:ascii="Arial" w:eastAsia="Times New Roman" w:hAnsi="Arial" w:cs="Arial"/>
                  <w:color w:val="000000"/>
                  <w:sz w:val="22"/>
                  <w:szCs w:val="22"/>
                  <w:lang w:val="de-DE" w:eastAsia="de-DE"/>
                </w:rPr>
                <w:t>±0,55</w:t>
              </w:r>
            </w:ins>
          </w:p>
        </w:tc>
        <w:tc>
          <w:tcPr>
            <w:tcW w:w="1047" w:type="dxa"/>
            <w:tcBorders>
              <w:top w:val="nil"/>
              <w:left w:val="nil"/>
              <w:bottom w:val="nil"/>
              <w:right w:val="nil"/>
            </w:tcBorders>
            <w:shd w:val="clear" w:color="000000" w:fill="FFFFFF"/>
            <w:noWrap/>
            <w:vAlign w:val="center"/>
            <w:hideMark/>
          </w:tcPr>
          <w:p w14:paraId="1D8EA83D" w14:textId="77777777" w:rsidR="00EB31DA" w:rsidRPr="00EB31DA" w:rsidRDefault="00EB31DA" w:rsidP="00EB31DA">
            <w:pPr>
              <w:spacing w:after="0" w:line="240" w:lineRule="auto"/>
              <w:contextualSpacing w:val="0"/>
              <w:jc w:val="both"/>
              <w:rPr>
                <w:ins w:id="1013" w:author="praktikum" w:date="2022-04-12T16:03:00Z"/>
                <w:rFonts w:ascii="Arial" w:eastAsia="Times New Roman" w:hAnsi="Arial" w:cs="Arial"/>
                <w:color w:val="000000"/>
                <w:sz w:val="22"/>
                <w:szCs w:val="22"/>
                <w:lang w:val="de-DE" w:eastAsia="de-DE"/>
              </w:rPr>
            </w:pPr>
            <w:ins w:id="1014" w:author="praktikum" w:date="2022-04-12T16:03:00Z">
              <w:r w:rsidRPr="00EB31DA">
                <w:rPr>
                  <w:rFonts w:ascii="Arial" w:eastAsia="Times New Roman" w:hAnsi="Arial" w:cs="Arial"/>
                  <w:color w:val="000000"/>
                  <w:sz w:val="22"/>
                  <w:szCs w:val="22"/>
                  <w:lang w:val="de-DE" w:eastAsia="de-DE"/>
                </w:rPr>
                <w:t>2,67</w:t>
              </w:r>
            </w:ins>
          </w:p>
        </w:tc>
        <w:tc>
          <w:tcPr>
            <w:tcW w:w="1045" w:type="dxa"/>
            <w:tcBorders>
              <w:top w:val="nil"/>
              <w:left w:val="nil"/>
              <w:bottom w:val="nil"/>
              <w:right w:val="nil"/>
            </w:tcBorders>
            <w:shd w:val="clear" w:color="000000" w:fill="FFFFFF"/>
            <w:noWrap/>
            <w:vAlign w:val="center"/>
            <w:hideMark/>
          </w:tcPr>
          <w:p w14:paraId="04D8FAEA" w14:textId="77777777" w:rsidR="00EB31DA" w:rsidRPr="00EB31DA" w:rsidRDefault="00EB31DA" w:rsidP="00EB31DA">
            <w:pPr>
              <w:spacing w:after="0" w:line="240" w:lineRule="auto"/>
              <w:contextualSpacing w:val="0"/>
              <w:jc w:val="both"/>
              <w:rPr>
                <w:ins w:id="1015" w:author="praktikum" w:date="2022-04-12T16:03:00Z"/>
                <w:rFonts w:ascii="Arial" w:eastAsia="Times New Roman" w:hAnsi="Arial" w:cs="Arial"/>
                <w:color w:val="000000"/>
                <w:sz w:val="22"/>
                <w:szCs w:val="22"/>
                <w:lang w:val="de-DE" w:eastAsia="de-DE"/>
              </w:rPr>
            </w:pPr>
            <w:ins w:id="1016" w:author="praktikum" w:date="2022-04-12T16:03:00Z">
              <w:r w:rsidRPr="00EB31DA">
                <w:rPr>
                  <w:rFonts w:ascii="Arial" w:eastAsia="Times New Roman" w:hAnsi="Arial" w:cs="Arial"/>
                  <w:color w:val="000000"/>
                  <w:sz w:val="22"/>
                  <w:szCs w:val="22"/>
                  <w:lang w:val="de-DE" w:eastAsia="de-DE"/>
                </w:rPr>
                <w:t>±0,87</w:t>
              </w:r>
            </w:ins>
          </w:p>
        </w:tc>
        <w:tc>
          <w:tcPr>
            <w:tcW w:w="1047" w:type="dxa"/>
            <w:tcBorders>
              <w:top w:val="nil"/>
              <w:left w:val="nil"/>
              <w:bottom w:val="nil"/>
              <w:right w:val="nil"/>
            </w:tcBorders>
            <w:shd w:val="clear" w:color="000000" w:fill="FFFFFF"/>
            <w:noWrap/>
            <w:vAlign w:val="center"/>
            <w:hideMark/>
          </w:tcPr>
          <w:p w14:paraId="131E92D1" w14:textId="77777777" w:rsidR="00EB31DA" w:rsidRPr="00EB31DA" w:rsidRDefault="00EB31DA" w:rsidP="00EB31DA">
            <w:pPr>
              <w:spacing w:after="0" w:line="240" w:lineRule="auto"/>
              <w:contextualSpacing w:val="0"/>
              <w:jc w:val="both"/>
              <w:rPr>
                <w:ins w:id="1017" w:author="praktikum" w:date="2022-04-12T16:03:00Z"/>
                <w:rFonts w:ascii="Arial" w:eastAsia="Times New Roman" w:hAnsi="Arial" w:cs="Arial"/>
                <w:color w:val="000000"/>
                <w:sz w:val="22"/>
                <w:szCs w:val="22"/>
                <w:lang w:val="de-DE" w:eastAsia="de-DE"/>
              </w:rPr>
            </w:pPr>
            <w:ins w:id="1018" w:author="praktikum" w:date="2022-04-12T16:03:00Z">
              <w:r w:rsidRPr="00EB31DA">
                <w:rPr>
                  <w:rFonts w:ascii="Arial" w:eastAsia="Times New Roman" w:hAnsi="Arial" w:cs="Arial"/>
                  <w:color w:val="000000"/>
                  <w:sz w:val="22"/>
                  <w:szCs w:val="22"/>
                  <w:lang w:val="de-DE" w:eastAsia="de-DE"/>
                </w:rPr>
                <w:t>3,08</w:t>
              </w:r>
            </w:ins>
          </w:p>
        </w:tc>
        <w:tc>
          <w:tcPr>
            <w:tcW w:w="1045" w:type="dxa"/>
            <w:tcBorders>
              <w:top w:val="nil"/>
              <w:left w:val="nil"/>
              <w:bottom w:val="nil"/>
              <w:right w:val="nil"/>
            </w:tcBorders>
            <w:shd w:val="clear" w:color="000000" w:fill="FFFFFF"/>
            <w:noWrap/>
            <w:vAlign w:val="center"/>
            <w:hideMark/>
          </w:tcPr>
          <w:p w14:paraId="16F30B0F" w14:textId="77777777" w:rsidR="00EB31DA" w:rsidRPr="00EB31DA" w:rsidRDefault="00EB31DA" w:rsidP="00EB31DA">
            <w:pPr>
              <w:spacing w:after="0" w:line="240" w:lineRule="auto"/>
              <w:contextualSpacing w:val="0"/>
              <w:jc w:val="both"/>
              <w:rPr>
                <w:ins w:id="1019" w:author="praktikum" w:date="2022-04-12T16:03:00Z"/>
                <w:rFonts w:ascii="Arial" w:eastAsia="Times New Roman" w:hAnsi="Arial" w:cs="Arial"/>
                <w:color w:val="000000"/>
                <w:sz w:val="22"/>
                <w:szCs w:val="22"/>
                <w:lang w:val="de-DE" w:eastAsia="de-DE"/>
              </w:rPr>
            </w:pPr>
            <w:ins w:id="1020" w:author="praktikum" w:date="2022-04-12T16:03:00Z">
              <w:r w:rsidRPr="00EB31DA">
                <w:rPr>
                  <w:rFonts w:ascii="Arial" w:eastAsia="Times New Roman" w:hAnsi="Arial" w:cs="Arial"/>
                  <w:color w:val="000000"/>
                  <w:sz w:val="22"/>
                  <w:szCs w:val="22"/>
                  <w:lang w:val="de-DE" w:eastAsia="de-DE"/>
                </w:rPr>
                <w:t>±0,55</w:t>
              </w:r>
            </w:ins>
          </w:p>
        </w:tc>
      </w:tr>
      <w:tr w:rsidR="00EB31DA" w:rsidRPr="00EB31DA" w14:paraId="43BFD5F8" w14:textId="77777777" w:rsidTr="00EB31DA">
        <w:trPr>
          <w:trHeight w:val="340"/>
          <w:ins w:id="1021" w:author="praktikum" w:date="2022-04-12T16:03:00Z"/>
        </w:trPr>
        <w:tc>
          <w:tcPr>
            <w:tcW w:w="3131" w:type="dxa"/>
            <w:tcBorders>
              <w:top w:val="nil"/>
              <w:left w:val="nil"/>
              <w:bottom w:val="nil"/>
              <w:right w:val="nil"/>
            </w:tcBorders>
            <w:shd w:val="clear" w:color="auto" w:fill="auto"/>
            <w:noWrap/>
            <w:vAlign w:val="center"/>
            <w:hideMark/>
          </w:tcPr>
          <w:p w14:paraId="51EFB216" w14:textId="77777777" w:rsidR="00EB31DA" w:rsidRPr="00EB31DA" w:rsidRDefault="00EB31DA" w:rsidP="00EB31DA">
            <w:pPr>
              <w:spacing w:after="0" w:line="240" w:lineRule="auto"/>
              <w:contextualSpacing w:val="0"/>
              <w:jc w:val="both"/>
              <w:rPr>
                <w:ins w:id="1022" w:author="praktikum" w:date="2022-04-12T16:03:00Z"/>
                <w:rFonts w:ascii="Arial" w:eastAsia="Times New Roman" w:hAnsi="Arial" w:cs="Arial"/>
                <w:color w:val="000000"/>
                <w:sz w:val="22"/>
                <w:szCs w:val="22"/>
                <w:lang w:val="de-DE" w:eastAsia="de-DE"/>
              </w:rPr>
            </w:pPr>
            <w:proofErr w:type="spellStart"/>
            <w:ins w:id="1023" w:author="praktikum" w:date="2022-04-12T16:03:00Z">
              <w:r w:rsidRPr="00EB31DA">
                <w:rPr>
                  <w:rFonts w:ascii="Arial" w:eastAsia="Times New Roman" w:hAnsi="Arial" w:cs="Arial"/>
                  <w:color w:val="000000"/>
                  <w:sz w:val="22"/>
                  <w:szCs w:val="22"/>
                  <w:lang w:val="de-DE" w:eastAsia="de-DE"/>
                </w:rPr>
                <w:t>Calmness</w:t>
              </w:r>
              <w:proofErr w:type="spellEnd"/>
              <w:r w:rsidRPr="00EB31DA">
                <w:rPr>
                  <w:rFonts w:ascii="Arial" w:eastAsia="Times New Roman" w:hAnsi="Arial" w:cs="Arial"/>
                  <w:color w:val="000000"/>
                  <w:sz w:val="22"/>
                  <w:szCs w:val="22"/>
                  <w:lang w:val="de-DE" w:eastAsia="de-DE"/>
                </w:rPr>
                <w:t xml:space="preserve"> T1</w:t>
              </w:r>
            </w:ins>
          </w:p>
        </w:tc>
        <w:tc>
          <w:tcPr>
            <w:tcW w:w="1046" w:type="dxa"/>
            <w:tcBorders>
              <w:top w:val="nil"/>
              <w:left w:val="nil"/>
              <w:bottom w:val="nil"/>
              <w:right w:val="nil"/>
            </w:tcBorders>
            <w:shd w:val="clear" w:color="000000" w:fill="FFFFFF"/>
            <w:noWrap/>
            <w:vAlign w:val="center"/>
            <w:hideMark/>
          </w:tcPr>
          <w:p w14:paraId="738FD4D9" w14:textId="77777777" w:rsidR="00EB31DA" w:rsidRPr="00EB31DA" w:rsidRDefault="00EB31DA" w:rsidP="00EB31DA">
            <w:pPr>
              <w:spacing w:after="0" w:line="240" w:lineRule="auto"/>
              <w:contextualSpacing w:val="0"/>
              <w:jc w:val="both"/>
              <w:rPr>
                <w:ins w:id="1024" w:author="praktikum" w:date="2022-04-12T16:03:00Z"/>
                <w:rFonts w:ascii="Arial" w:eastAsia="Times New Roman" w:hAnsi="Arial" w:cs="Arial"/>
                <w:color w:val="000000"/>
                <w:sz w:val="22"/>
                <w:szCs w:val="22"/>
                <w:lang w:val="de-DE" w:eastAsia="de-DE"/>
              </w:rPr>
            </w:pPr>
            <w:ins w:id="1025" w:author="praktikum" w:date="2022-04-12T16:03:00Z">
              <w:r w:rsidRPr="00EB31DA">
                <w:rPr>
                  <w:rFonts w:ascii="Arial" w:eastAsia="Times New Roman" w:hAnsi="Arial" w:cs="Arial"/>
                  <w:color w:val="000000"/>
                  <w:sz w:val="22"/>
                  <w:szCs w:val="22"/>
                  <w:lang w:val="de-DE" w:eastAsia="de-DE"/>
                </w:rPr>
                <w:t>3,02</w:t>
              </w:r>
            </w:ins>
          </w:p>
        </w:tc>
        <w:tc>
          <w:tcPr>
            <w:tcW w:w="1045" w:type="dxa"/>
            <w:tcBorders>
              <w:top w:val="nil"/>
              <w:left w:val="nil"/>
              <w:bottom w:val="nil"/>
              <w:right w:val="nil"/>
            </w:tcBorders>
            <w:shd w:val="clear" w:color="000000" w:fill="FFFFFF"/>
            <w:noWrap/>
            <w:vAlign w:val="center"/>
            <w:hideMark/>
          </w:tcPr>
          <w:p w14:paraId="6FE58762" w14:textId="77777777" w:rsidR="00EB31DA" w:rsidRPr="00EB31DA" w:rsidRDefault="00EB31DA" w:rsidP="00EB31DA">
            <w:pPr>
              <w:spacing w:after="0" w:line="240" w:lineRule="auto"/>
              <w:contextualSpacing w:val="0"/>
              <w:jc w:val="both"/>
              <w:rPr>
                <w:ins w:id="1026" w:author="praktikum" w:date="2022-04-12T16:03:00Z"/>
                <w:rFonts w:ascii="Arial" w:eastAsia="Times New Roman" w:hAnsi="Arial" w:cs="Arial"/>
                <w:color w:val="000000"/>
                <w:sz w:val="22"/>
                <w:szCs w:val="22"/>
                <w:lang w:val="de-DE" w:eastAsia="de-DE"/>
              </w:rPr>
            </w:pPr>
            <w:ins w:id="1027" w:author="praktikum" w:date="2022-04-12T16:03:00Z">
              <w:r w:rsidRPr="00EB31DA">
                <w:rPr>
                  <w:rFonts w:ascii="Arial" w:eastAsia="Times New Roman" w:hAnsi="Arial" w:cs="Arial"/>
                  <w:color w:val="000000"/>
                  <w:sz w:val="22"/>
                  <w:szCs w:val="22"/>
                  <w:lang w:val="de-DE" w:eastAsia="de-DE"/>
                </w:rPr>
                <w:t>±0,74</w:t>
              </w:r>
            </w:ins>
          </w:p>
        </w:tc>
        <w:tc>
          <w:tcPr>
            <w:tcW w:w="1047" w:type="dxa"/>
            <w:tcBorders>
              <w:top w:val="nil"/>
              <w:left w:val="nil"/>
              <w:bottom w:val="nil"/>
              <w:right w:val="nil"/>
            </w:tcBorders>
            <w:shd w:val="clear" w:color="000000" w:fill="FFFFFF"/>
            <w:noWrap/>
            <w:vAlign w:val="center"/>
            <w:hideMark/>
          </w:tcPr>
          <w:p w14:paraId="5387B2DC" w14:textId="77777777" w:rsidR="00EB31DA" w:rsidRPr="00EB31DA" w:rsidRDefault="00EB31DA" w:rsidP="00EB31DA">
            <w:pPr>
              <w:spacing w:after="0" w:line="240" w:lineRule="auto"/>
              <w:contextualSpacing w:val="0"/>
              <w:jc w:val="both"/>
              <w:rPr>
                <w:ins w:id="1028" w:author="praktikum" w:date="2022-04-12T16:03:00Z"/>
                <w:rFonts w:ascii="Arial" w:eastAsia="Times New Roman" w:hAnsi="Arial" w:cs="Arial"/>
                <w:color w:val="000000"/>
                <w:sz w:val="22"/>
                <w:szCs w:val="22"/>
                <w:lang w:val="de-DE" w:eastAsia="de-DE"/>
              </w:rPr>
            </w:pPr>
            <w:ins w:id="1029" w:author="praktikum" w:date="2022-04-12T16:03:00Z">
              <w:r w:rsidRPr="00EB31DA">
                <w:rPr>
                  <w:rFonts w:ascii="Arial" w:eastAsia="Times New Roman" w:hAnsi="Arial" w:cs="Arial"/>
                  <w:color w:val="000000"/>
                  <w:sz w:val="22"/>
                  <w:szCs w:val="22"/>
                  <w:lang w:val="de-DE" w:eastAsia="de-DE"/>
                </w:rPr>
                <w:t>2,89</w:t>
              </w:r>
            </w:ins>
          </w:p>
        </w:tc>
        <w:tc>
          <w:tcPr>
            <w:tcW w:w="1045" w:type="dxa"/>
            <w:tcBorders>
              <w:top w:val="nil"/>
              <w:left w:val="nil"/>
              <w:bottom w:val="nil"/>
              <w:right w:val="nil"/>
            </w:tcBorders>
            <w:shd w:val="clear" w:color="000000" w:fill="FFFFFF"/>
            <w:noWrap/>
            <w:vAlign w:val="center"/>
            <w:hideMark/>
          </w:tcPr>
          <w:p w14:paraId="17E5904B" w14:textId="77777777" w:rsidR="00EB31DA" w:rsidRPr="00EB31DA" w:rsidRDefault="00EB31DA" w:rsidP="00EB31DA">
            <w:pPr>
              <w:spacing w:after="0" w:line="240" w:lineRule="auto"/>
              <w:contextualSpacing w:val="0"/>
              <w:jc w:val="both"/>
              <w:rPr>
                <w:ins w:id="1030" w:author="praktikum" w:date="2022-04-12T16:03:00Z"/>
                <w:rFonts w:ascii="Arial" w:eastAsia="Times New Roman" w:hAnsi="Arial" w:cs="Arial"/>
                <w:color w:val="000000"/>
                <w:sz w:val="22"/>
                <w:szCs w:val="22"/>
                <w:lang w:val="de-DE" w:eastAsia="de-DE"/>
              </w:rPr>
            </w:pPr>
            <w:ins w:id="1031" w:author="praktikum" w:date="2022-04-12T16:03:00Z">
              <w:r w:rsidRPr="00EB31DA">
                <w:rPr>
                  <w:rFonts w:ascii="Arial" w:eastAsia="Times New Roman" w:hAnsi="Arial" w:cs="Arial"/>
                  <w:color w:val="000000"/>
                  <w:sz w:val="22"/>
                  <w:szCs w:val="22"/>
                  <w:lang w:val="de-DE" w:eastAsia="de-DE"/>
                </w:rPr>
                <w:t>±0,93</w:t>
              </w:r>
            </w:ins>
          </w:p>
        </w:tc>
        <w:tc>
          <w:tcPr>
            <w:tcW w:w="1047" w:type="dxa"/>
            <w:tcBorders>
              <w:top w:val="nil"/>
              <w:left w:val="nil"/>
              <w:bottom w:val="nil"/>
              <w:right w:val="nil"/>
            </w:tcBorders>
            <w:shd w:val="clear" w:color="000000" w:fill="FFFFFF"/>
            <w:noWrap/>
            <w:vAlign w:val="center"/>
            <w:hideMark/>
          </w:tcPr>
          <w:p w14:paraId="5CDD5613" w14:textId="77777777" w:rsidR="00EB31DA" w:rsidRPr="00EB31DA" w:rsidRDefault="00EB31DA" w:rsidP="00EB31DA">
            <w:pPr>
              <w:spacing w:after="0" w:line="240" w:lineRule="auto"/>
              <w:contextualSpacing w:val="0"/>
              <w:jc w:val="both"/>
              <w:rPr>
                <w:ins w:id="1032" w:author="praktikum" w:date="2022-04-12T16:03:00Z"/>
                <w:rFonts w:ascii="Arial" w:eastAsia="Times New Roman" w:hAnsi="Arial" w:cs="Arial"/>
                <w:color w:val="000000"/>
                <w:sz w:val="22"/>
                <w:szCs w:val="22"/>
                <w:lang w:val="de-DE" w:eastAsia="de-DE"/>
              </w:rPr>
            </w:pPr>
            <w:ins w:id="1033" w:author="praktikum" w:date="2022-04-12T16:03:00Z">
              <w:r w:rsidRPr="00EB31DA">
                <w:rPr>
                  <w:rFonts w:ascii="Arial" w:eastAsia="Times New Roman" w:hAnsi="Arial" w:cs="Arial"/>
                  <w:color w:val="000000"/>
                  <w:sz w:val="22"/>
                  <w:szCs w:val="22"/>
                  <w:lang w:val="de-DE" w:eastAsia="de-DE"/>
                </w:rPr>
                <w:t>3,22</w:t>
              </w:r>
            </w:ins>
          </w:p>
        </w:tc>
        <w:tc>
          <w:tcPr>
            <w:tcW w:w="1045" w:type="dxa"/>
            <w:tcBorders>
              <w:top w:val="nil"/>
              <w:left w:val="nil"/>
              <w:bottom w:val="nil"/>
              <w:right w:val="nil"/>
            </w:tcBorders>
            <w:shd w:val="clear" w:color="000000" w:fill="FFFFFF"/>
            <w:noWrap/>
            <w:vAlign w:val="center"/>
            <w:hideMark/>
          </w:tcPr>
          <w:p w14:paraId="323C0606" w14:textId="77777777" w:rsidR="00EB31DA" w:rsidRPr="00EB31DA" w:rsidRDefault="00EB31DA" w:rsidP="00EB31DA">
            <w:pPr>
              <w:spacing w:after="0" w:line="240" w:lineRule="auto"/>
              <w:contextualSpacing w:val="0"/>
              <w:jc w:val="both"/>
              <w:rPr>
                <w:ins w:id="1034" w:author="praktikum" w:date="2022-04-12T16:03:00Z"/>
                <w:rFonts w:ascii="Arial" w:eastAsia="Times New Roman" w:hAnsi="Arial" w:cs="Arial"/>
                <w:color w:val="000000"/>
                <w:sz w:val="22"/>
                <w:szCs w:val="22"/>
                <w:lang w:val="de-DE" w:eastAsia="de-DE"/>
              </w:rPr>
            </w:pPr>
            <w:ins w:id="1035" w:author="praktikum" w:date="2022-04-12T16:03:00Z">
              <w:r w:rsidRPr="00EB31DA">
                <w:rPr>
                  <w:rFonts w:ascii="Arial" w:eastAsia="Times New Roman" w:hAnsi="Arial" w:cs="Arial"/>
                  <w:color w:val="000000"/>
                  <w:sz w:val="22"/>
                  <w:szCs w:val="22"/>
                  <w:lang w:val="de-DE" w:eastAsia="de-DE"/>
                </w:rPr>
                <w:t>±0,51</w:t>
              </w:r>
            </w:ins>
          </w:p>
        </w:tc>
      </w:tr>
      <w:tr w:rsidR="00EB31DA" w:rsidRPr="00EB31DA" w14:paraId="48D48877" w14:textId="77777777" w:rsidTr="00EB31DA">
        <w:trPr>
          <w:trHeight w:val="340"/>
          <w:ins w:id="1036" w:author="praktikum" w:date="2022-04-12T16:03:00Z"/>
        </w:trPr>
        <w:tc>
          <w:tcPr>
            <w:tcW w:w="3131" w:type="dxa"/>
            <w:tcBorders>
              <w:top w:val="nil"/>
              <w:left w:val="nil"/>
              <w:bottom w:val="nil"/>
              <w:right w:val="nil"/>
            </w:tcBorders>
            <w:shd w:val="clear" w:color="auto" w:fill="auto"/>
            <w:noWrap/>
            <w:vAlign w:val="center"/>
            <w:hideMark/>
          </w:tcPr>
          <w:p w14:paraId="31805101" w14:textId="77777777" w:rsidR="00EB31DA" w:rsidRPr="00EB31DA" w:rsidRDefault="00EB31DA" w:rsidP="00EB31DA">
            <w:pPr>
              <w:spacing w:after="0" w:line="240" w:lineRule="auto"/>
              <w:contextualSpacing w:val="0"/>
              <w:jc w:val="both"/>
              <w:rPr>
                <w:ins w:id="1037" w:author="praktikum" w:date="2022-04-12T16:03:00Z"/>
                <w:rFonts w:ascii="Arial" w:eastAsia="Times New Roman" w:hAnsi="Arial" w:cs="Arial"/>
                <w:color w:val="000000"/>
                <w:sz w:val="22"/>
                <w:szCs w:val="22"/>
                <w:lang w:val="de-DE" w:eastAsia="de-DE"/>
              </w:rPr>
            </w:pPr>
            <w:proofErr w:type="spellStart"/>
            <w:ins w:id="1038" w:author="praktikum" w:date="2022-04-12T16:03:00Z">
              <w:r w:rsidRPr="00EB31DA">
                <w:rPr>
                  <w:rFonts w:ascii="Arial" w:eastAsia="Times New Roman" w:hAnsi="Arial" w:cs="Arial"/>
                  <w:color w:val="000000"/>
                  <w:sz w:val="22"/>
                  <w:szCs w:val="22"/>
                  <w:lang w:val="de-DE" w:eastAsia="de-DE"/>
                </w:rPr>
                <w:t>Calmness</w:t>
              </w:r>
              <w:proofErr w:type="spellEnd"/>
              <w:r w:rsidRPr="00EB31DA">
                <w:rPr>
                  <w:rFonts w:ascii="Arial" w:eastAsia="Times New Roman" w:hAnsi="Arial" w:cs="Arial"/>
                  <w:color w:val="000000"/>
                  <w:sz w:val="22"/>
                  <w:szCs w:val="22"/>
                  <w:lang w:val="de-DE" w:eastAsia="de-DE"/>
                </w:rPr>
                <w:t xml:space="preserve"> T2</w:t>
              </w:r>
            </w:ins>
          </w:p>
        </w:tc>
        <w:tc>
          <w:tcPr>
            <w:tcW w:w="1046" w:type="dxa"/>
            <w:tcBorders>
              <w:top w:val="nil"/>
              <w:left w:val="nil"/>
              <w:bottom w:val="nil"/>
              <w:right w:val="nil"/>
            </w:tcBorders>
            <w:shd w:val="clear" w:color="000000" w:fill="FFFFFF"/>
            <w:noWrap/>
            <w:vAlign w:val="center"/>
            <w:hideMark/>
          </w:tcPr>
          <w:p w14:paraId="22B058E6" w14:textId="77777777" w:rsidR="00EB31DA" w:rsidRPr="00EB31DA" w:rsidRDefault="00EB31DA" w:rsidP="00EB31DA">
            <w:pPr>
              <w:spacing w:after="0" w:line="240" w:lineRule="auto"/>
              <w:contextualSpacing w:val="0"/>
              <w:jc w:val="both"/>
              <w:rPr>
                <w:ins w:id="1039" w:author="praktikum" w:date="2022-04-12T16:03:00Z"/>
                <w:rFonts w:ascii="Arial" w:eastAsia="Times New Roman" w:hAnsi="Arial" w:cs="Arial"/>
                <w:color w:val="000000"/>
                <w:sz w:val="22"/>
                <w:szCs w:val="22"/>
                <w:lang w:val="de-DE" w:eastAsia="de-DE"/>
              </w:rPr>
            </w:pPr>
            <w:ins w:id="1040" w:author="praktikum" w:date="2022-04-12T16:03:00Z">
              <w:r w:rsidRPr="00EB31DA">
                <w:rPr>
                  <w:rFonts w:ascii="Arial" w:eastAsia="Times New Roman" w:hAnsi="Arial" w:cs="Arial"/>
                  <w:color w:val="000000"/>
                  <w:sz w:val="22"/>
                  <w:szCs w:val="22"/>
                  <w:lang w:val="de-DE" w:eastAsia="de-DE"/>
                </w:rPr>
                <w:t>3,09</w:t>
              </w:r>
            </w:ins>
          </w:p>
        </w:tc>
        <w:tc>
          <w:tcPr>
            <w:tcW w:w="1045" w:type="dxa"/>
            <w:tcBorders>
              <w:top w:val="nil"/>
              <w:left w:val="nil"/>
              <w:bottom w:val="nil"/>
              <w:right w:val="nil"/>
            </w:tcBorders>
            <w:shd w:val="clear" w:color="000000" w:fill="FFFFFF"/>
            <w:noWrap/>
            <w:vAlign w:val="center"/>
            <w:hideMark/>
          </w:tcPr>
          <w:p w14:paraId="624F389C" w14:textId="77777777" w:rsidR="00EB31DA" w:rsidRPr="00EB31DA" w:rsidRDefault="00EB31DA" w:rsidP="00EB31DA">
            <w:pPr>
              <w:spacing w:after="0" w:line="240" w:lineRule="auto"/>
              <w:contextualSpacing w:val="0"/>
              <w:jc w:val="both"/>
              <w:rPr>
                <w:ins w:id="1041" w:author="praktikum" w:date="2022-04-12T16:03:00Z"/>
                <w:rFonts w:ascii="Arial" w:eastAsia="Times New Roman" w:hAnsi="Arial" w:cs="Arial"/>
                <w:color w:val="000000"/>
                <w:sz w:val="22"/>
                <w:szCs w:val="22"/>
                <w:lang w:val="de-DE" w:eastAsia="de-DE"/>
              </w:rPr>
            </w:pPr>
            <w:ins w:id="1042" w:author="praktikum" w:date="2022-04-12T16:03:00Z">
              <w:r w:rsidRPr="00EB31DA">
                <w:rPr>
                  <w:rFonts w:ascii="Arial" w:eastAsia="Times New Roman" w:hAnsi="Arial" w:cs="Arial"/>
                  <w:color w:val="000000"/>
                  <w:sz w:val="22"/>
                  <w:szCs w:val="22"/>
                  <w:lang w:val="de-DE" w:eastAsia="de-DE"/>
                </w:rPr>
                <w:t>±0,64</w:t>
              </w:r>
            </w:ins>
          </w:p>
        </w:tc>
        <w:tc>
          <w:tcPr>
            <w:tcW w:w="1047" w:type="dxa"/>
            <w:tcBorders>
              <w:top w:val="nil"/>
              <w:left w:val="nil"/>
              <w:bottom w:val="nil"/>
              <w:right w:val="nil"/>
            </w:tcBorders>
            <w:shd w:val="clear" w:color="000000" w:fill="FFFFFF"/>
            <w:noWrap/>
            <w:vAlign w:val="center"/>
            <w:hideMark/>
          </w:tcPr>
          <w:p w14:paraId="143B9656" w14:textId="77777777" w:rsidR="00EB31DA" w:rsidRPr="00EB31DA" w:rsidRDefault="00EB31DA" w:rsidP="00EB31DA">
            <w:pPr>
              <w:spacing w:after="0" w:line="240" w:lineRule="auto"/>
              <w:contextualSpacing w:val="0"/>
              <w:jc w:val="both"/>
              <w:rPr>
                <w:ins w:id="1043" w:author="praktikum" w:date="2022-04-12T16:03:00Z"/>
                <w:rFonts w:ascii="Arial" w:eastAsia="Times New Roman" w:hAnsi="Arial" w:cs="Arial"/>
                <w:color w:val="000000"/>
                <w:sz w:val="22"/>
                <w:szCs w:val="22"/>
                <w:lang w:val="de-DE" w:eastAsia="de-DE"/>
              </w:rPr>
            </w:pPr>
            <w:ins w:id="1044" w:author="praktikum" w:date="2022-04-12T16:03:00Z">
              <w:r w:rsidRPr="00EB31DA">
                <w:rPr>
                  <w:rFonts w:ascii="Arial" w:eastAsia="Times New Roman" w:hAnsi="Arial" w:cs="Arial"/>
                  <w:color w:val="000000"/>
                  <w:sz w:val="22"/>
                  <w:szCs w:val="22"/>
                  <w:lang w:val="de-DE" w:eastAsia="de-DE"/>
                </w:rPr>
                <w:t>2,81</w:t>
              </w:r>
            </w:ins>
          </w:p>
        </w:tc>
        <w:tc>
          <w:tcPr>
            <w:tcW w:w="1045" w:type="dxa"/>
            <w:tcBorders>
              <w:top w:val="nil"/>
              <w:left w:val="nil"/>
              <w:bottom w:val="nil"/>
              <w:right w:val="nil"/>
            </w:tcBorders>
            <w:shd w:val="clear" w:color="000000" w:fill="FFFFFF"/>
            <w:noWrap/>
            <w:vAlign w:val="center"/>
            <w:hideMark/>
          </w:tcPr>
          <w:p w14:paraId="4D0316AA" w14:textId="77777777" w:rsidR="00EB31DA" w:rsidRPr="00EB31DA" w:rsidRDefault="00EB31DA" w:rsidP="00EB31DA">
            <w:pPr>
              <w:spacing w:after="0" w:line="240" w:lineRule="auto"/>
              <w:contextualSpacing w:val="0"/>
              <w:jc w:val="both"/>
              <w:rPr>
                <w:ins w:id="1045" w:author="praktikum" w:date="2022-04-12T16:03:00Z"/>
                <w:rFonts w:ascii="Arial" w:eastAsia="Times New Roman" w:hAnsi="Arial" w:cs="Arial"/>
                <w:color w:val="000000"/>
                <w:sz w:val="22"/>
                <w:szCs w:val="22"/>
                <w:lang w:val="de-DE" w:eastAsia="de-DE"/>
              </w:rPr>
            </w:pPr>
            <w:ins w:id="1046" w:author="praktikum" w:date="2022-04-12T16:03:00Z">
              <w:r w:rsidRPr="00EB31DA">
                <w:rPr>
                  <w:rFonts w:ascii="Arial" w:eastAsia="Times New Roman" w:hAnsi="Arial" w:cs="Arial"/>
                  <w:color w:val="000000"/>
                  <w:sz w:val="22"/>
                  <w:szCs w:val="22"/>
                  <w:lang w:val="de-DE" w:eastAsia="de-DE"/>
                </w:rPr>
                <w:t>±0,98</w:t>
              </w:r>
            </w:ins>
          </w:p>
        </w:tc>
        <w:tc>
          <w:tcPr>
            <w:tcW w:w="1047" w:type="dxa"/>
            <w:tcBorders>
              <w:top w:val="nil"/>
              <w:left w:val="nil"/>
              <w:bottom w:val="nil"/>
              <w:right w:val="nil"/>
            </w:tcBorders>
            <w:shd w:val="clear" w:color="000000" w:fill="FFFFFF"/>
            <w:noWrap/>
            <w:vAlign w:val="center"/>
            <w:hideMark/>
          </w:tcPr>
          <w:p w14:paraId="0A896528" w14:textId="77777777" w:rsidR="00EB31DA" w:rsidRPr="00EB31DA" w:rsidRDefault="00EB31DA" w:rsidP="00EB31DA">
            <w:pPr>
              <w:spacing w:after="0" w:line="240" w:lineRule="auto"/>
              <w:contextualSpacing w:val="0"/>
              <w:jc w:val="both"/>
              <w:rPr>
                <w:ins w:id="1047" w:author="praktikum" w:date="2022-04-12T16:03:00Z"/>
                <w:rFonts w:ascii="Arial" w:eastAsia="Times New Roman" w:hAnsi="Arial" w:cs="Arial"/>
                <w:color w:val="000000"/>
                <w:sz w:val="22"/>
                <w:szCs w:val="22"/>
                <w:lang w:val="de-DE" w:eastAsia="de-DE"/>
              </w:rPr>
            </w:pPr>
            <w:ins w:id="1048" w:author="praktikum" w:date="2022-04-12T16:03:00Z">
              <w:r w:rsidRPr="00EB31DA">
                <w:rPr>
                  <w:rFonts w:ascii="Arial" w:eastAsia="Times New Roman" w:hAnsi="Arial" w:cs="Arial"/>
                  <w:color w:val="000000"/>
                  <w:sz w:val="22"/>
                  <w:szCs w:val="22"/>
                  <w:lang w:val="de-DE" w:eastAsia="de-DE"/>
                </w:rPr>
                <w:t>3,09</w:t>
              </w:r>
            </w:ins>
          </w:p>
        </w:tc>
        <w:tc>
          <w:tcPr>
            <w:tcW w:w="1045" w:type="dxa"/>
            <w:tcBorders>
              <w:top w:val="nil"/>
              <w:left w:val="nil"/>
              <w:bottom w:val="nil"/>
              <w:right w:val="nil"/>
            </w:tcBorders>
            <w:shd w:val="clear" w:color="000000" w:fill="FFFFFF"/>
            <w:noWrap/>
            <w:vAlign w:val="center"/>
            <w:hideMark/>
          </w:tcPr>
          <w:p w14:paraId="53FA6A80" w14:textId="77777777" w:rsidR="00EB31DA" w:rsidRPr="00EB31DA" w:rsidRDefault="00EB31DA" w:rsidP="00EB31DA">
            <w:pPr>
              <w:spacing w:after="0" w:line="240" w:lineRule="auto"/>
              <w:contextualSpacing w:val="0"/>
              <w:jc w:val="both"/>
              <w:rPr>
                <w:ins w:id="1049" w:author="praktikum" w:date="2022-04-12T16:03:00Z"/>
                <w:rFonts w:ascii="Arial" w:eastAsia="Times New Roman" w:hAnsi="Arial" w:cs="Arial"/>
                <w:color w:val="000000"/>
                <w:sz w:val="22"/>
                <w:szCs w:val="22"/>
                <w:lang w:val="de-DE" w:eastAsia="de-DE"/>
              </w:rPr>
            </w:pPr>
            <w:ins w:id="1050" w:author="praktikum" w:date="2022-04-12T16:03:00Z">
              <w:r w:rsidRPr="00EB31DA">
                <w:rPr>
                  <w:rFonts w:ascii="Arial" w:eastAsia="Times New Roman" w:hAnsi="Arial" w:cs="Arial"/>
                  <w:color w:val="000000"/>
                  <w:sz w:val="22"/>
                  <w:szCs w:val="22"/>
                  <w:lang w:val="de-DE" w:eastAsia="de-DE"/>
                </w:rPr>
                <w:t>±0,71</w:t>
              </w:r>
            </w:ins>
          </w:p>
        </w:tc>
      </w:tr>
    </w:tbl>
    <w:p w14:paraId="26BA13BF" w14:textId="77777777" w:rsidR="00EB31DA" w:rsidRDefault="00EB31DA" w:rsidP="00EB31DA">
      <w:pPr>
        <w:jc w:val="both"/>
      </w:pPr>
    </w:p>
    <w:tbl>
      <w:tblPr>
        <w:tblW w:w="9406" w:type="dxa"/>
        <w:tblLayout w:type="fixed"/>
        <w:tblCellMar>
          <w:left w:w="70" w:type="dxa"/>
          <w:right w:w="70" w:type="dxa"/>
        </w:tblCellMar>
        <w:tblLook w:val="04A0" w:firstRow="1" w:lastRow="0" w:firstColumn="1" w:lastColumn="0" w:noHBand="0" w:noVBand="1"/>
      </w:tblPr>
      <w:tblGrid>
        <w:gridCol w:w="3367"/>
        <w:gridCol w:w="908"/>
        <w:gridCol w:w="1116"/>
        <w:gridCol w:w="908"/>
        <w:gridCol w:w="1116"/>
        <w:gridCol w:w="908"/>
        <w:gridCol w:w="1083"/>
      </w:tblGrid>
      <w:tr w:rsidR="00BD7C7D" w:rsidRPr="00BD0198" w:rsidDel="00DF436C" w14:paraId="790D21BD" w14:textId="53C53149" w:rsidTr="00EB31DA">
        <w:trPr>
          <w:trHeight w:val="227"/>
          <w:del w:id="1051" w:author="praktikum" w:date="2022-04-12T15:18:00Z"/>
        </w:trPr>
        <w:tc>
          <w:tcPr>
            <w:tcW w:w="3247" w:type="dxa"/>
            <w:tcBorders>
              <w:top w:val="nil"/>
              <w:left w:val="nil"/>
              <w:bottom w:val="nil"/>
              <w:right w:val="nil"/>
            </w:tcBorders>
            <w:shd w:val="clear" w:color="auto" w:fill="auto"/>
            <w:noWrap/>
            <w:vAlign w:val="center"/>
          </w:tcPr>
          <w:p w14:paraId="609EFD61" w14:textId="13294E94" w:rsidR="00BD0198" w:rsidRPr="00BD0198" w:rsidDel="00DF436C" w:rsidRDefault="00BD0198" w:rsidP="00BD0198">
            <w:pPr>
              <w:spacing w:after="0" w:line="240" w:lineRule="auto"/>
              <w:contextualSpacing w:val="0"/>
              <w:rPr>
                <w:del w:id="1052" w:author="praktikum" w:date="2022-04-12T15:18:00Z"/>
                <w:rFonts w:eastAsia="Times New Roman"/>
                <w:sz w:val="22"/>
                <w:szCs w:val="22"/>
                <w:lang w:val="de-DE" w:eastAsia="de-DE"/>
              </w:rPr>
            </w:pPr>
            <w:commentRangeStart w:id="1053"/>
          </w:p>
        </w:tc>
        <w:tc>
          <w:tcPr>
            <w:tcW w:w="1952" w:type="dxa"/>
            <w:gridSpan w:val="2"/>
            <w:tcBorders>
              <w:top w:val="nil"/>
              <w:left w:val="nil"/>
              <w:bottom w:val="single" w:sz="8" w:space="0" w:color="auto"/>
              <w:right w:val="nil"/>
            </w:tcBorders>
            <w:shd w:val="clear" w:color="auto" w:fill="auto"/>
            <w:noWrap/>
            <w:vAlign w:val="center"/>
          </w:tcPr>
          <w:p w14:paraId="4E6B5598" w14:textId="32B84986" w:rsidR="00BD0198" w:rsidRPr="00BD0198" w:rsidDel="00DF436C" w:rsidRDefault="00BD0198" w:rsidP="00BD0198">
            <w:pPr>
              <w:spacing w:after="0" w:line="240" w:lineRule="auto"/>
              <w:contextualSpacing w:val="0"/>
              <w:jc w:val="center"/>
              <w:rPr>
                <w:del w:id="1054" w:author="praktikum" w:date="2022-04-12T15:18:00Z"/>
                <w:rFonts w:ascii="Arial" w:eastAsia="Times New Roman" w:hAnsi="Arial" w:cs="Arial"/>
                <w:sz w:val="22"/>
                <w:szCs w:val="22"/>
                <w:lang w:val="de-DE" w:eastAsia="de-DE"/>
              </w:rPr>
            </w:pPr>
            <w:del w:id="1055" w:author="praktikum" w:date="2022-04-12T15:18:00Z">
              <w:r w:rsidRPr="00BD0198" w:rsidDel="00DF436C">
                <w:rPr>
                  <w:rFonts w:ascii="Arial" w:eastAsia="Times New Roman" w:hAnsi="Arial" w:cs="Arial"/>
                  <w:sz w:val="22"/>
                  <w:szCs w:val="22"/>
                  <w:lang w:val="de-DE" w:eastAsia="de-DE"/>
                </w:rPr>
                <w:delText>Nicotine</w:delText>
              </w:r>
            </w:del>
          </w:p>
        </w:tc>
        <w:tc>
          <w:tcPr>
            <w:tcW w:w="1952" w:type="dxa"/>
            <w:gridSpan w:val="2"/>
            <w:tcBorders>
              <w:top w:val="nil"/>
              <w:left w:val="nil"/>
              <w:bottom w:val="single" w:sz="8" w:space="0" w:color="auto"/>
              <w:right w:val="nil"/>
            </w:tcBorders>
            <w:shd w:val="clear" w:color="auto" w:fill="auto"/>
            <w:noWrap/>
            <w:vAlign w:val="center"/>
          </w:tcPr>
          <w:p w14:paraId="06BF7C84" w14:textId="62E977A3" w:rsidR="00BD0198" w:rsidRPr="00BD0198" w:rsidDel="00DF436C" w:rsidRDefault="00BD0198" w:rsidP="00BD0198">
            <w:pPr>
              <w:spacing w:after="0" w:line="240" w:lineRule="auto"/>
              <w:contextualSpacing w:val="0"/>
              <w:jc w:val="center"/>
              <w:rPr>
                <w:del w:id="1056" w:author="praktikum" w:date="2022-04-12T15:18:00Z"/>
                <w:rFonts w:ascii="Arial" w:eastAsia="Times New Roman" w:hAnsi="Arial" w:cs="Arial"/>
                <w:sz w:val="22"/>
                <w:szCs w:val="22"/>
                <w:lang w:val="de-DE" w:eastAsia="de-DE"/>
              </w:rPr>
            </w:pPr>
            <w:del w:id="1057" w:author="praktikum" w:date="2022-04-12T15:18:00Z">
              <w:r w:rsidRPr="00BD0198" w:rsidDel="00DF436C">
                <w:rPr>
                  <w:rFonts w:ascii="Arial" w:eastAsia="Times New Roman" w:hAnsi="Arial" w:cs="Arial"/>
                  <w:sz w:val="22"/>
                  <w:szCs w:val="22"/>
                  <w:lang w:val="de-DE" w:eastAsia="de-DE"/>
                </w:rPr>
                <w:delText>Methylphenidate</w:delText>
              </w:r>
            </w:del>
          </w:p>
        </w:tc>
        <w:tc>
          <w:tcPr>
            <w:tcW w:w="1921" w:type="dxa"/>
            <w:gridSpan w:val="2"/>
            <w:tcBorders>
              <w:top w:val="nil"/>
              <w:left w:val="nil"/>
              <w:bottom w:val="single" w:sz="8" w:space="0" w:color="auto"/>
              <w:right w:val="nil"/>
            </w:tcBorders>
            <w:shd w:val="clear" w:color="auto" w:fill="auto"/>
            <w:noWrap/>
            <w:vAlign w:val="center"/>
          </w:tcPr>
          <w:p w14:paraId="7B1894B0" w14:textId="319F9FE0" w:rsidR="00BD0198" w:rsidRPr="00BD0198" w:rsidDel="00DF436C" w:rsidRDefault="00BD0198" w:rsidP="00BD0198">
            <w:pPr>
              <w:spacing w:after="0" w:line="240" w:lineRule="auto"/>
              <w:contextualSpacing w:val="0"/>
              <w:jc w:val="center"/>
              <w:rPr>
                <w:del w:id="1058" w:author="praktikum" w:date="2022-04-12T15:18:00Z"/>
                <w:rFonts w:ascii="Arial" w:eastAsia="Times New Roman" w:hAnsi="Arial" w:cs="Arial"/>
                <w:sz w:val="22"/>
                <w:szCs w:val="22"/>
                <w:lang w:val="de-DE" w:eastAsia="de-DE"/>
              </w:rPr>
            </w:pPr>
            <w:del w:id="1059" w:author="praktikum" w:date="2022-04-12T15:18:00Z">
              <w:r w:rsidRPr="00BD0198" w:rsidDel="00DF436C">
                <w:rPr>
                  <w:rFonts w:ascii="Arial" w:eastAsia="Times New Roman" w:hAnsi="Arial" w:cs="Arial"/>
                  <w:sz w:val="22"/>
                  <w:szCs w:val="22"/>
                  <w:lang w:val="de-DE" w:eastAsia="de-DE"/>
                </w:rPr>
                <w:delText>Placebo</w:delText>
              </w:r>
            </w:del>
          </w:p>
        </w:tc>
      </w:tr>
      <w:tr w:rsidR="00BD7C7D" w:rsidRPr="00BD0198" w:rsidDel="00DF436C" w14:paraId="5D6691A0" w14:textId="0B51749F" w:rsidTr="00EB31DA">
        <w:trPr>
          <w:trHeight w:val="227"/>
          <w:del w:id="1060" w:author="praktikum" w:date="2022-04-12T15:18:00Z"/>
        </w:trPr>
        <w:tc>
          <w:tcPr>
            <w:tcW w:w="3247" w:type="dxa"/>
            <w:tcBorders>
              <w:top w:val="nil"/>
              <w:left w:val="nil"/>
              <w:bottom w:val="single" w:sz="8" w:space="0" w:color="auto"/>
              <w:right w:val="nil"/>
            </w:tcBorders>
            <w:shd w:val="clear" w:color="auto" w:fill="auto"/>
            <w:noWrap/>
            <w:vAlign w:val="center"/>
          </w:tcPr>
          <w:p w14:paraId="07D44EF8" w14:textId="4F00A059" w:rsidR="00BD0198" w:rsidRPr="00BD0198" w:rsidDel="00DF436C" w:rsidRDefault="00BD0198" w:rsidP="00BD0198">
            <w:pPr>
              <w:spacing w:after="0" w:line="240" w:lineRule="auto"/>
              <w:contextualSpacing w:val="0"/>
              <w:jc w:val="both"/>
              <w:rPr>
                <w:del w:id="1061" w:author="praktikum" w:date="2022-04-12T15:18:00Z"/>
                <w:rFonts w:ascii="Arial" w:eastAsia="Times New Roman" w:hAnsi="Arial" w:cs="Arial"/>
                <w:sz w:val="22"/>
                <w:szCs w:val="22"/>
                <w:lang w:val="de-DE" w:eastAsia="de-DE"/>
              </w:rPr>
            </w:pPr>
            <w:del w:id="1062" w:author="praktikum" w:date="2022-04-12T15:18:00Z">
              <w:r w:rsidRPr="00BD0198" w:rsidDel="00DF436C">
                <w:rPr>
                  <w:rFonts w:ascii="Arial" w:eastAsia="Times New Roman" w:hAnsi="Arial" w:cs="Arial"/>
                  <w:sz w:val="22"/>
                  <w:szCs w:val="22"/>
                  <w:lang w:val="de-DE" w:eastAsia="de-DE"/>
                </w:rPr>
                <w:delText>N</w:delText>
              </w:r>
            </w:del>
          </w:p>
        </w:tc>
        <w:tc>
          <w:tcPr>
            <w:tcW w:w="876" w:type="dxa"/>
            <w:tcBorders>
              <w:top w:val="nil"/>
              <w:left w:val="nil"/>
              <w:bottom w:val="single" w:sz="8" w:space="0" w:color="auto"/>
              <w:right w:val="nil"/>
            </w:tcBorders>
            <w:shd w:val="clear" w:color="auto" w:fill="auto"/>
            <w:noWrap/>
            <w:vAlign w:val="center"/>
          </w:tcPr>
          <w:p w14:paraId="76E62495" w14:textId="66146693" w:rsidR="00BD0198" w:rsidRPr="00BD0198" w:rsidDel="00DF436C" w:rsidRDefault="00BD0198" w:rsidP="00BD0198">
            <w:pPr>
              <w:spacing w:after="0" w:line="240" w:lineRule="auto"/>
              <w:contextualSpacing w:val="0"/>
              <w:jc w:val="both"/>
              <w:rPr>
                <w:del w:id="1063" w:author="praktikum" w:date="2022-04-12T15:18:00Z"/>
                <w:rFonts w:ascii="Arial" w:eastAsia="Times New Roman" w:hAnsi="Arial" w:cs="Arial"/>
                <w:sz w:val="22"/>
                <w:szCs w:val="22"/>
                <w:lang w:val="de-DE" w:eastAsia="de-DE"/>
              </w:rPr>
            </w:pPr>
            <w:del w:id="1064" w:author="praktikum" w:date="2022-04-12T15:18:00Z">
              <w:r w:rsidRPr="00BD0198" w:rsidDel="00DF436C">
                <w:rPr>
                  <w:rFonts w:ascii="Arial" w:eastAsia="Times New Roman" w:hAnsi="Arial" w:cs="Arial"/>
                  <w:sz w:val="22"/>
                  <w:szCs w:val="22"/>
                  <w:lang w:val="de-DE" w:eastAsia="de-DE"/>
                </w:rPr>
                <w:delText>23</w:delText>
              </w:r>
            </w:del>
          </w:p>
        </w:tc>
        <w:tc>
          <w:tcPr>
            <w:tcW w:w="1076" w:type="dxa"/>
            <w:tcBorders>
              <w:top w:val="nil"/>
              <w:left w:val="nil"/>
              <w:bottom w:val="single" w:sz="8" w:space="0" w:color="auto"/>
              <w:right w:val="nil"/>
            </w:tcBorders>
            <w:shd w:val="clear" w:color="auto" w:fill="auto"/>
            <w:noWrap/>
            <w:vAlign w:val="center"/>
          </w:tcPr>
          <w:p w14:paraId="76165393" w14:textId="37AFF2FD" w:rsidR="00BD0198" w:rsidRPr="00BD0198" w:rsidDel="00DF436C" w:rsidRDefault="00BD0198" w:rsidP="00BD0198">
            <w:pPr>
              <w:spacing w:after="0" w:line="240" w:lineRule="auto"/>
              <w:contextualSpacing w:val="0"/>
              <w:jc w:val="both"/>
              <w:rPr>
                <w:del w:id="1065" w:author="praktikum" w:date="2022-04-12T15:18:00Z"/>
                <w:rFonts w:ascii="Arial" w:eastAsia="Times New Roman" w:hAnsi="Arial" w:cs="Arial"/>
                <w:sz w:val="22"/>
                <w:szCs w:val="22"/>
                <w:lang w:val="de-DE" w:eastAsia="de-DE"/>
              </w:rPr>
            </w:pPr>
            <w:del w:id="1066" w:author="praktikum" w:date="2022-04-12T15:18:00Z">
              <w:r w:rsidRPr="00BD0198" w:rsidDel="00DF436C">
                <w:rPr>
                  <w:rFonts w:ascii="Arial" w:eastAsia="Times New Roman" w:hAnsi="Arial" w:cs="Arial"/>
                  <w:sz w:val="22"/>
                  <w:szCs w:val="22"/>
                  <w:lang w:val="de-DE" w:eastAsia="de-DE"/>
                </w:rPr>
                <w:delText> </w:delText>
              </w:r>
            </w:del>
          </w:p>
        </w:tc>
        <w:tc>
          <w:tcPr>
            <w:tcW w:w="876" w:type="dxa"/>
            <w:tcBorders>
              <w:top w:val="nil"/>
              <w:left w:val="nil"/>
              <w:bottom w:val="single" w:sz="8" w:space="0" w:color="auto"/>
              <w:right w:val="nil"/>
            </w:tcBorders>
            <w:shd w:val="clear" w:color="auto" w:fill="auto"/>
            <w:noWrap/>
            <w:vAlign w:val="center"/>
          </w:tcPr>
          <w:p w14:paraId="51911A86" w14:textId="7409A8BA" w:rsidR="00BD0198" w:rsidRPr="00BD0198" w:rsidDel="00DF436C" w:rsidRDefault="00BD0198" w:rsidP="00BD0198">
            <w:pPr>
              <w:spacing w:after="0" w:line="240" w:lineRule="auto"/>
              <w:contextualSpacing w:val="0"/>
              <w:jc w:val="both"/>
              <w:rPr>
                <w:del w:id="1067" w:author="praktikum" w:date="2022-04-12T15:18:00Z"/>
                <w:rFonts w:ascii="Arial" w:eastAsia="Times New Roman" w:hAnsi="Arial" w:cs="Arial"/>
                <w:sz w:val="22"/>
                <w:szCs w:val="22"/>
                <w:lang w:val="de-DE" w:eastAsia="de-DE"/>
              </w:rPr>
            </w:pPr>
            <w:del w:id="1068" w:author="praktikum" w:date="2022-04-12T15:18:00Z">
              <w:r w:rsidRPr="00BD0198" w:rsidDel="00DF436C">
                <w:rPr>
                  <w:rFonts w:ascii="Arial" w:eastAsia="Times New Roman" w:hAnsi="Arial" w:cs="Arial"/>
                  <w:sz w:val="22"/>
                  <w:szCs w:val="22"/>
                  <w:lang w:val="de-DE" w:eastAsia="de-DE"/>
                </w:rPr>
                <w:delText>22</w:delText>
              </w:r>
            </w:del>
          </w:p>
        </w:tc>
        <w:tc>
          <w:tcPr>
            <w:tcW w:w="1076" w:type="dxa"/>
            <w:tcBorders>
              <w:top w:val="nil"/>
              <w:left w:val="nil"/>
              <w:bottom w:val="single" w:sz="8" w:space="0" w:color="auto"/>
              <w:right w:val="nil"/>
            </w:tcBorders>
            <w:shd w:val="clear" w:color="auto" w:fill="auto"/>
            <w:noWrap/>
            <w:vAlign w:val="center"/>
          </w:tcPr>
          <w:p w14:paraId="46B364B7" w14:textId="319AD916" w:rsidR="00BD0198" w:rsidRPr="00BD0198" w:rsidDel="00DF436C" w:rsidRDefault="00BD0198" w:rsidP="00BD0198">
            <w:pPr>
              <w:spacing w:after="0" w:line="240" w:lineRule="auto"/>
              <w:contextualSpacing w:val="0"/>
              <w:jc w:val="both"/>
              <w:rPr>
                <w:del w:id="1069" w:author="praktikum" w:date="2022-04-12T15:18:00Z"/>
                <w:rFonts w:ascii="Arial" w:eastAsia="Times New Roman" w:hAnsi="Arial" w:cs="Arial"/>
                <w:sz w:val="22"/>
                <w:szCs w:val="22"/>
                <w:lang w:val="de-DE" w:eastAsia="de-DE"/>
              </w:rPr>
            </w:pPr>
            <w:del w:id="1070" w:author="praktikum" w:date="2022-04-12T15:18:00Z">
              <w:r w:rsidRPr="00BD0198" w:rsidDel="00DF436C">
                <w:rPr>
                  <w:rFonts w:ascii="Arial" w:eastAsia="Times New Roman" w:hAnsi="Arial" w:cs="Arial"/>
                  <w:sz w:val="22"/>
                  <w:szCs w:val="22"/>
                  <w:lang w:val="de-DE" w:eastAsia="de-DE"/>
                </w:rPr>
                <w:delText> </w:delText>
              </w:r>
            </w:del>
          </w:p>
        </w:tc>
        <w:tc>
          <w:tcPr>
            <w:tcW w:w="876" w:type="dxa"/>
            <w:tcBorders>
              <w:top w:val="nil"/>
              <w:left w:val="nil"/>
              <w:bottom w:val="single" w:sz="8" w:space="0" w:color="auto"/>
              <w:right w:val="nil"/>
            </w:tcBorders>
            <w:shd w:val="clear" w:color="auto" w:fill="auto"/>
            <w:noWrap/>
            <w:vAlign w:val="center"/>
          </w:tcPr>
          <w:p w14:paraId="6B2B98BE" w14:textId="1C870207" w:rsidR="00BD0198" w:rsidRPr="00BD0198" w:rsidDel="00DF436C" w:rsidRDefault="00BD0198" w:rsidP="00BD0198">
            <w:pPr>
              <w:spacing w:after="0" w:line="240" w:lineRule="auto"/>
              <w:contextualSpacing w:val="0"/>
              <w:jc w:val="both"/>
              <w:rPr>
                <w:del w:id="1071" w:author="praktikum" w:date="2022-04-12T15:18:00Z"/>
                <w:rFonts w:ascii="Arial" w:eastAsia="Times New Roman" w:hAnsi="Arial" w:cs="Arial"/>
                <w:sz w:val="22"/>
                <w:szCs w:val="22"/>
                <w:lang w:val="de-DE" w:eastAsia="de-DE"/>
              </w:rPr>
            </w:pPr>
            <w:del w:id="1072" w:author="praktikum" w:date="2022-04-12T15:18:00Z">
              <w:r w:rsidRPr="00BD0198" w:rsidDel="00DF436C">
                <w:rPr>
                  <w:rFonts w:ascii="Arial" w:eastAsia="Times New Roman" w:hAnsi="Arial" w:cs="Arial"/>
                  <w:sz w:val="22"/>
                  <w:szCs w:val="22"/>
                  <w:lang w:val="de-DE" w:eastAsia="de-DE"/>
                </w:rPr>
                <w:delText>25</w:delText>
              </w:r>
            </w:del>
          </w:p>
        </w:tc>
        <w:tc>
          <w:tcPr>
            <w:tcW w:w="1045" w:type="dxa"/>
            <w:tcBorders>
              <w:top w:val="nil"/>
              <w:left w:val="nil"/>
              <w:bottom w:val="single" w:sz="8" w:space="0" w:color="auto"/>
              <w:right w:val="nil"/>
            </w:tcBorders>
            <w:shd w:val="clear" w:color="auto" w:fill="auto"/>
            <w:noWrap/>
            <w:vAlign w:val="center"/>
          </w:tcPr>
          <w:p w14:paraId="028FB02E" w14:textId="026582A4" w:rsidR="00BD0198" w:rsidRPr="00BD0198" w:rsidDel="00DF436C" w:rsidRDefault="00BD0198" w:rsidP="00BD0198">
            <w:pPr>
              <w:spacing w:after="0" w:line="240" w:lineRule="auto"/>
              <w:contextualSpacing w:val="0"/>
              <w:jc w:val="both"/>
              <w:rPr>
                <w:del w:id="1073" w:author="praktikum" w:date="2022-04-12T15:18:00Z"/>
                <w:rFonts w:ascii="Arial" w:eastAsia="Times New Roman" w:hAnsi="Arial" w:cs="Arial"/>
                <w:sz w:val="22"/>
                <w:szCs w:val="22"/>
                <w:lang w:val="de-DE" w:eastAsia="de-DE"/>
              </w:rPr>
            </w:pPr>
            <w:del w:id="1074" w:author="praktikum" w:date="2022-04-12T15:18:00Z">
              <w:r w:rsidRPr="00BD0198" w:rsidDel="00DF436C">
                <w:rPr>
                  <w:rFonts w:ascii="Arial" w:eastAsia="Times New Roman" w:hAnsi="Arial" w:cs="Arial"/>
                  <w:sz w:val="22"/>
                  <w:szCs w:val="22"/>
                  <w:lang w:val="de-DE" w:eastAsia="de-DE"/>
                </w:rPr>
                <w:delText> </w:delText>
              </w:r>
            </w:del>
          </w:p>
        </w:tc>
      </w:tr>
      <w:tr w:rsidR="00BD7C7D" w:rsidRPr="00BD0198" w:rsidDel="00DF436C" w14:paraId="6EC0344C" w14:textId="6ACC1D01" w:rsidTr="00EB31DA">
        <w:trPr>
          <w:trHeight w:val="227"/>
          <w:del w:id="1075" w:author="praktikum" w:date="2022-04-12T15:18:00Z"/>
        </w:trPr>
        <w:tc>
          <w:tcPr>
            <w:tcW w:w="3247" w:type="dxa"/>
            <w:tcBorders>
              <w:top w:val="nil"/>
              <w:left w:val="nil"/>
              <w:bottom w:val="nil"/>
              <w:right w:val="nil"/>
            </w:tcBorders>
            <w:shd w:val="clear" w:color="auto" w:fill="auto"/>
            <w:noWrap/>
            <w:vAlign w:val="center"/>
          </w:tcPr>
          <w:p w14:paraId="42ED9AD1" w14:textId="4EF39D3A" w:rsidR="00BD0198" w:rsidRPr="00BD0198" w:rsidDel="00DF436C" w:rsidRDefault="00BD0198" w:rsidP="00BD0198">
            <w:pPr>
              <w:spacing w:after="0" w:line="240" w:lineRule="auto"/>
              <w:contextualSpacing w:val="0"/>
              <w:jc w:val="both"/>
              <w:rPr>
                <w:del w:id="1076" w:author="praktikum" w:date="2022-04-12T15:18:00Z"/>
                <w:rFonts w:ascii="Arial" w:eastAsia="Times New Roman" w:hAnsi="Arial" w:cs="Arial"/>
                <w:sz w:val="22"/>
                <w:szCs w:val="22"/>
                <w:lang w:val="de-DE" w:eastAsia="de-DE"/>
              </w:rPr>
            </w:pPr>
            <w:del w:id="1077" w:author="praktikum" w:date="2022-04-12T15:18:00Z">
              <w:r w:rsidRPr="00BD0198" w:rsidDel="00DF436C">
                <w:rPr>
                  <w:rFonts w:ascii="Arial" w:eastAsia="Times New Roman" w:hAnsi="Arial" w:cs="Arial"/>
                  <w:sz w:val="22"/>
                  <w:szCs w:val="22"/>
                  <w:lang w:val="de-DE" w:eastAsia="de-DE"/>
                </w:rPr>
                <w:delText>Age</w:delText>
              </w:r>
            </w:del>
          </w:p>
        </w:tc>
        <w:tc>
          <w:tcPr>
            <w:tcW w:w="876" w:type="dxa"/>
            <w:tcBorders>
              <w:top w:val="nil"/>
              <w:left w:val="nil"/>
              <w:bottom w:val="nil"/>
              <w:right w:val="nil"/>
            </w:tcBorders>
            <w:shd w:val="clear" w:color="auto" w:fill="auto"/>
            <w:noWrap/>
            <w:vAlign w:val="center"/>
          </w:tcPr>
          <w:p w14:paraId="30591FCA" w14:textId="72E3A402" w:rsidR="00BD0198" w:rsidRPr="00BD0198" w:rsidDel="00DF436C" w:rsidRDefault="00BD0198" w:rsidP="00BD0198">
            <w:pPr>
              <w:spacing w:after="0" w:line="240" w:lineRule="auto"/>
              <w:contextualSpacing w:val="0"/>
              <w:jc w:val="both"/>
              <w:rPr>
                <w:del w:id="1078" w:author="praktikum" w:date="2022-04-12T15:18:00Z"/>
                <w:rFonts w:ascii="Arial" w:eastAsia="Times New Roman" w:hAnsi="Arial" w:cs="Arial"/>
                <w:sz w:val="22"/>
                <w:szCs w:val="22"/>
                <w:lang w:val="de-DE" w:eastAsia="de-DE"/>
              </w:rPr>
            </w:pPr>
            <w:del w:id="1079" w:author="praktikum" w:date="2022-04-12T15:18:00Z">
              <w:r w:rsidRPr="00BD0198" w:rsidDel="00DF436C">
                <w:rPr>
                  <w:rFonts w:ascii="Arial" w:eastAsia="Times New Roman" w:hAnsi="Arial" w:cs="Arial"/>
                  <w:sz w:val="22"/>
                  <w:szCs w:val="22"/>
                  <w:lang w:val="de-DE" w:eastAsia="de-DE"/>
                </w:rPr>
                <w:delText>24</w:delText>
              </w:r>
            </w:del>
            <w:del w:id="1080" w:author="praktikum" w:date="2022-04-05T10:09:00Z">
              <w:r w:rsidRPr="00BD0198" w:rsidDel="000A0E9A">
                <w:rPr>
                  <w:rFonts w:ascii="Arial" w:eastAsia="Times New Roman" w:hAnsi="Arial" w:cs="Arial"/>
                  <w:sz w:val="22"/>
                  <w:szCs w:val="22"/>
                  <w:lang w:val="de-DE" w:eastAsia="de-DE"/>
                </w:rPr>
                <w:delText>,</w:delText>
              </w:r>
            </w:del>
            <w:del w:id="1081" w:author="praktikum" w:date="2022-04-12T15:18:00Z">
              <w:r w:rsidRPr="00BD0198" w:rsidDel="00DF436C">
                <w:rPr>
                  <w:rFonts w:ascii="Arial" w:eastAsia="Times New Roman" w:hAnsi="Arial" w:cs="Arial"/>
                  <w:sz w:val="22"/>
                  <w:szCs w:val="22"/>
                  <w:lang w:val="de-DE" w:eastAsia="de-DE"/>
                </w:rPr>
                <w:delText>13</w:delText>
              </w:r>
            </w:del>
          </w:p>
        </w:tc>
        <w:tc>
          <w:tcPr>
            <w:tcW w:w="1076" w:type="dxa"/>
            <w:tcBorders>
              <w:top w:val="nil"/>
              <w:left w:val="nil"/>
              <w:bottom w:val="nil"/>
              <w:right w:val="nil"/>
            </w:tcBorders>
            <w:shd w:val="clear" w:color="auto" w:fill="auto"/>
            <w:noWrap/>
            <w:vAlign w:val="center"/>
          </w:tcPr>
          <w:p w14:paraId="66255662" w14:textId="2217CB80" w:rsidR="00BD0198" w:rsidRPr="00BD0198" w:rsidDel="00DF436C" w:rsidRDefault="00BD0198" w:rsidP="00BD0198">
            <w:pPr>
              <w:spacing w:after="0" w:line="240" w:lineRule="auto"/>
              <w:contextualSpacing w:val="0"/>
              <w:jc w:val="both"/>
              <w:rPr>
                <w:del w:id="1082" w:author="praktikum" w:date="2022-04-12T15:18:00Z"/>
                <w:rFonts w:ascii="Arial" w:eastAsia="Times New Roman" w:hAnsi="Arial" w:cs="Arial"/>
                <w:sz w:val="22"/>
                <w:szCs w:val="22"/>
                <w:lang w:val="de-DE" w:eastAsia="de-DE"/>
              </w:rPr>
            </w:pPr>
            <w:del w:id="1083" w:author="praktikum" w:date="2022-04-05T10:26:00Z">
              <w:r w:rsidRPr="00BD0198" w:rsidDel="00821F75">
                <w:rPr>
                  <w:rFonts w:ascii="Arial" w:eastAsia="Times New Roman" w:hAnsi="Arial" w:cs="Arial"/>
                  <w:sz w:val="22"/>
                  <w:szCs w:val="22"/>
                  <w:lang w:val="de-DE" w:eastAsia="de-DE"/>
                </w:rPr>
                <w:delText>+-</w:delText>
              </w:r>
            </w:del>
            <w:del w:id="1084" w:author="praktikum" w:date="2022-04-12T15:18:00Z">
              <w:r w:rsidRPr="00BD0198" w:rsidDel="00DF436C">
                <w:rPr>
                  <w:rFonts w:ascii="Arial" w:eastAsia="Times New Roman" w:hAnsi="Arial" w:cs="Arial"/>
                  <w:sz w:val="22"/>
                  <w:szCs w:val="22"/>
                  <w:lang w:val="de-DE" w:eastAsia="de-DE"/>
                </w:rPr>
                <w:delText>3</w:delText>
              </w:r>
            </w:del>
            <w:del w:id="1085" w:author="praktikum" w:date="2022-04-05T10:09:00Z">
              <w:r w:rsidRPr="00BD0198" w:rsidDel="000A0E9A">
                <w:rPr>
                  <w:rFonts w:ascii="Arial" w:eastAsia="Times New Roman" w:hAnsi="Arial" w:cs="Arial"/>
                  <w:sz w:val="22"/>
                  <w:szCs w:val="22"/>
                  <w:lang w:val="de-DE" w:eastAsia="de-DE"/>
                </w:rPr>
                <w:delText>,</w:delText>
              </w:r>
            </w:del>
            <w:del w:id="1086" w:author="praktikum" w:date="2022-04-12T15:18:00Z">
              <w:r w:rsidRPr="00BD0198" w:rsidDel="00DF436C">
                <w:rPr>
                  <w:rFonts w:ascii="Arial" w:eastAsia="Times New Roman" w:hAnsi="Arial" w:cs="Arial"/>
                  <w:sz w:val="22"/>
                  <w:szCs w:val="22"/>
                  <w:lang w:val="de-DE" w:eastAsia="de-DE"/>
                </w:rPr>
                <w:delText>60</w:delText>
              </w:r>
            </w:del>
          </w:p>
        </w:tc>
        <w:tc>
          <w:tcPr>
            <w:tcW w:w="876" w:type="dxa"/>
            <w:tcBorders>
              <w:top w:val="nil"/>
              <w:left w:val="nil"/>
              <w:bottom w:val="nil"/>
              <w:right w:val="nil"/>
            </w:tcBorders>
            <w:shd w:val="clear" w:color="auto" w:fill="auto"/>
            <w:noWrap/>
            <w:vAlign w:val="center"/>
          </w:tcPr>
          <w:p w14:paraId="416FCAD0" w14:textId="05E6C133" w:rsidR="00BD0198" w:rsidRPr="00BD0198" w:rsidDel="00DF436C" w:rsidRDefault="00BD0198" w:rsidP="00BD0198">
            <w:pPr>
              <w:spacing w:after="0" w:line="240" w:lineRule="auto"/>
              <w:contextualSpacing w:val="0"/>
              <w:jc w:val="both"/>
              <w:rPr>
                <w:del w:id="1087" w:author="praktikum" w:date="2022-04-12T15:18:00Z"/>
                <w:rFonts w:ascii="Arial" w:eastAsia="Times New Roman" w:hAnsi="Arial" w:cs="Arial"/>
                <w:sz w:val="22"/>
                <w:szCs w:val="22"/>
                <w:lang w:val="de-DE" w:eastAsia="de-DE"/>
              </w:rPr>
            </w:pPr>
            <w:del w:id="1088" w:author="praktikum" w:date="2022-04-12T15:18:00Z">
              <w:r w:rsidRPr="00BD0198" w:rsidDel="00DF436C">
                <w:rPr>
                  <w:rFonts w:ascii="Arial" w:eastAsia="Times New Roman" w:hAnsi="Arial" w:cs="Arial"/>
                  <w:sz w:val="22"/>
                  <w:szCs w:val="22"/>
                  <w:lang w:val="de-DE" w:eastAsia="de-DE"/>
                </w:rPr>
                <w:delText>24</w:delText>
              </w:r>
            </w:del>
            <w:del w:id="1089" w:author="praktikum" w:date="2022-04-05T10:09:00Z">
              <w:r w:rsidRPr="00BD0198" w:rsidDel="000A0E9A">
                <w:rPr>
                  <w:rFonts w:ascii="Arial" w:eastAsia="Times New Roman" w:hAnsi="Arial" w:cs="Arial"/>
                  <w:sz w:val="22"/>
                  <w:szCs w:val="22"/>
                  <w:lang w:val="de-DE" w:eastAsia="de-DE"/>
                </w:rPr>
                <w:delText>,</w:delText>
              </w:r>
            </w:del>
            <w:del w:id="1090" w:author="praktikum" w:date="2022-04-12T15:18:00Z">
              <w:r w:rsidRPr="00BD0198" w:rsidDel="00DF436C">
                <w:rPr>
                  <w:rFonts w:ascii="Arial" w:eastAsia="Times New Roman" w:hAnsi="Arial" w:cs="Arial"/>
                  <w:sz w:val="22"/>
                  <w:szCs w:val="22"/>
                  <w:lang w:val="de-DE" w:eastAsia="de-DE"/>
                </w:rPr>
                <w:delText>78</w:delText>
              </w:r>
            </w:del>
          </w:p>
        </w:tc>
        <w:tc>
          <w:tcPr>
            <w:tcW w:w="1076" w:type="dxa"/>
            <w:tcBorders>
              <w:top w:val="nil"/>
              <w:left w:val="nil"/>
              <w:bottom w:val="nil"/>
              <w:right w:val="nil"/>
            </w:tcBorders>
            <w:shd w:val="clear" w:color="auto" w:fill="auto"/>
            <w:noWrap/>
            <w:vAlign w:val="center"/>
          </w:tcPr>
          <w:p w14:paraId="78C465E6" w14:textId="008E70E3" w:rsidR="00BD0198" w:rsidRPr="00BD0198" w:rsidDel="00DF436C" w:rsidRDefault="00BD0198" w:rsidP="00BD0198">
            <w:pPr>
              <w:spacing w:after="0" w:line="240" w:lineRule="auto"/>
              <w:contextualSpacing w:val="0"/>
              <w:jc w:val="both"/>
              <w:rPr>
                <w:del w:id="1091" w:author="praktikum" w:date="2022-04-12T15:18:00Z"/>
                <w:rFonts w:ascii="Arial" w:eastAsia="Times New Roman" w:hAnsi="Arial" w:cs="Arial"/>
                <w:sz w:val="22"/>
                <w:szCs w:val="22"/>
                <w:lang w:val="de-DE" w:eastAsia="de-DE"/>
              </w:rPr>
            </w:pPr>
            <w:del w:id="1092" w:author="praktikum" w:date="2022-04-05T10:26:00Z">
              <w:r w:rsidRPr="00BD0198" w:rsidDel="00821F75">
                <w:rPr>
                  <w:rFonts w:ascii="Arial" w:eastAsia="Times New Roman" w:hAnsi="Arial" w:cs="Arial"/>
                  <w:sz w:val="22"/>
                  <w:szCs w:val="22"/>
                  <w:lang w:val="de-DE" w:eastAsia="de-DE"/>
                </w:rPr>
                <w:delText>+-</w:delText>
              </w:r>
            </w:del>
            <w:del w:id="1093" w:author="praktikum" w:date="2022-04-12T15:18:00Z">
              <w:r w:rsidRPr="00BD0198" w:rsidDel="00DF436C">
                <w:rPr>
                  <w:rFonts w:ascii="Arial" w:eastAsia="Times New Roman" w:hAnsi="Arial" w:cs="Arial"/>
                  <w:sz w:val="22"/>
                  <w:szCs w:val="22"/>
                  <w:lang w:val="de-DE" w:eastAsia="de-DE"/>
                </w:rPr>
                <w:delText>3</w:delText>
              </w:r>
            </w:del>
            <w:del w:id="1094" w:author="praktikum" w:date="2022-04-05T10:09:00Z">
              <w:r w:rsidRPr="00BD0198" w:rsidDel="000A0E9A">
                <w:rPr>
                  <w:rFonts w:ascii="Arial" w:eastAsia="Times New Roman" w:hAnsi="Arial" w:cs="Arial"/>
                  <w:sz w:val="22"/>
                  <w:szCs w:val="22"/>
                  <w:lang w:val="de-DE" w:eastAsia="de-DE"/>
                </w:rPr>
                <w:delText>,</w:delText>
              </w:r>
            </w:del>
            <w:del w:id="1095" w:author="praktikum" w:date="2022-04-12T15:18:00Z">
              <w:r w:rsidRPr="00BD0198" w:rsidDel="00DF436C">
                <w:rPr>
                  <w:rFonts w:ascii="Arial" w:eastAsia="Times New Roman" w:hAnsi="Arial" w:cs="Arial"/>
                  <w:sz w:val="22"/>
                  <w:szCs w:val="22"/>
                  <w:lang w:val="de-DE" w:eastAsia="de-DE"/>
                </w:rPr>
                <w:delText>68</w:delText>
              </w:r>
            </w:del>
          </w:p>
        </w:tc>
        <w:tc>
          <w:tcPr>
            <w:tcW w:w="876" w:type="dxa"/>
            <w:tcBorders>
              <w:top w:val="nil"/>
              <w:left w:val="nil"/>
              <w:bottom w:val="nil"/>
              <w:right w:val="nil"/>
            </w:tcBorders>
            <w:shd w:val="clear" w:color="auto" w:fill="auto"/>
            <w:noWrap/>
            <w:vAlign w:val="center"/>
          </w:tcPr>
          <w:p w14:paraId="21862EAE" w14:textId="738D6025" w:rsidR="00BD0198" w:rsidRPr="00BD0198" w:rsidDel="00DF436C" w:rsidRDefault="00BD0198" w:rsidP="00BD0198">
            <w:pPr>
              <w:spacing w:after="0" w:line="240" w:lineRule="auto"/>
              <w:contextualSpacing w:val="0"/>
              <w:jc w:val="both"/>
              <w:rPr>
                <w:del w:id="1096" w:author="praktikum" w:date="2022-04-12T15:18:00Z"/>
                <w:rFonts w:ascii="Arial" w:eastAsia="Times New Roman" w:hAnsi="Arial" w:cs="Arial"/>
                <w:sz w:val="22"/>
                <w:szCs w:val="22"/>
                <w:lang w:val="de-DE" w:eastAsia="de-DE"/>
              </w:rPr>
            </w:pPr>
            <w:del w:id="1097" w:author="praktikum" w:date="2022-04-12T15:18:00Z">
              <w:r w:rsidRPr="00BD0198" w:rsidDel="00DF436C">
                <w:rPr>
                  <w:rFonts w:ascii="Arial" w:eastAsia="Times New Roman" w:hAnsi="Arial" w:cs="Arial"/>
                  <w:sz w:val="22"/>
                  <w:szCs w:val="22"/>
                  <w:lang w:val="de-DE" w:eastAsia="de-DE"/>
                </w:rPr>
                <w:delText>25</w:delText>
              </w:r>
            </w:del>
            <w:del w:id="1098" w:author="praktikum" w:date="2022-04-05T10:09:00Z">
              <w:r w:rsidRPr="00BD0198" w:rsidDel="000A0E9A">
                <w:rPr>
                  <w:rFonts w:ascii="Arial" w:eastAsia="Times New Roman" w:hAnsi="Arial" w:cs="Arial"/>
                  <w:sz w:val="22"/>
                  <w:szCs w:val="22"/>
                  <w:lang w:val="de-DE" w:eastAsia="de-DE"/>
                </w:rPr>
                <w:delText>,</w:delText>
              </w:r>
            </w:del>
            <w:del w:id="1099" w:author="praktikum" w:date="2022-04-12T15:18:00Z">
              <w:r w:rsidRPr="00BD0198" w:rsidDel="00DF436C">
                <w:rPr>
                  <w:rFonts w:ascii="Arial" w:eastAsia="Times New Roman" w:hAnsi="Arial" w:cs="Arial"/>
                  <w:sz w:val="22"/>
                  <w:szCs w:val="22"/>
                  <w:lang w:val="de-DE" w:eastAsia="de-DE"/>
                </w:rPr>
                <w:delText>56</w:delText>
              </w:r>
            </w:del>
          </w:p>
        </w:tc>
        <w:tc>
          <w:tcPr>
            <w:tcW w:w="1045" w:type="dxa"/>
            <w:tcBorders>
              <w:top w:val="nil"/>
              <w:left w:val="nil"/>
              <w:bottom w:val="nil"/>
              <w:right w:val="nil"/>
            </w:tcBorders>
            <w:shd w:val="clear" w:color="auto" w:fill="auto"/>
            <w:noWrap/>
            <w:vAlign w:val="center"/>
          </w:tcPr>
          <w:p w14:paraId="33B98215" w14:textId="11AE67AD" w:rsidR="00BD0198" w:rsidRPr="00BD0198" w:rsidDel="00DF436C" w:rsidRDefault="00BD0198" w:rsidP="00BD0198">
            <w:pPr>
              <w:spacing w:after="0" w:line="240" w:lineRule="auto"/>
              <w:contextualSpacing w:val="0"/>
              <w:jc w:val="both"/>
              <w:rPr>
                <w:del w:id="1100" w:author="praktikum" w:date="2022-04-12T15:18:00Z"/>
                <w:rFonts w:ascii="Arial" w:eastAsia="Times New Roman" w:hAnsi="Arial" w:cs="Arial"/>
                <w:sz w:val="22"/>
                <w:szCs w:val="22"/>
                <w:lang w:val="de-DE" w:eastAsia="de-DE"/>
              </w:rPr>
            </w:pPr>
            <w:del w:id="1101" w:author="praktikum" w:date="2022-04-05T10:26:00Z">
              <w:r w:rsidRPr="00BD0198" w:rsidDel="00821F75">
                <w:rPr>
                  <w:rFonts w:ascii="Arial" w:eastAsia="Times New Roman" w:hAnsi="Arial" w:cs="Arial"/>
                  <w:sz w:val="22"/>
                  <w:szCs w:val="22"/>
                  <w:lang w:val="de-DE" w:eastAsia="de-DE"/>
                </w:rPr>
                <w:delText>+-</w:delText>
              </w:r>
            </w:del>
            <w:del w:id="1102" w:author="praktikum" w:date="2022-04-12T15:18:00Z">
              <w:r w:rsidRPr="00BD0198" w:rsidDel="00DF436C">
                <w:rPr>
                  <w:rFonts w:ascii="Arial" w:eastAsia="Times New Roman" w:hAnsi="Arial" w:cs="Arial"/>
                  <w:sz w:val="22"/>
                  <w:szCs w:val="22"/>
                  <w:lang w:val="de-DE" w:eastAsia="de-DE"/>
                </w:rPr>
                <w:delText>3</w:delText>
              </w:r>
            </w:del>
            <w:del w:id="1103" w:author="praktikum" w:date="2022-04-05T10:09:00Z">
              <w:r w:rsidRPr="00BD0198" w:rsidDel="000A0E9A">
                <w:rPr>
                  <w:rFonts w:ascii="Arial" w:eastAsia="Times New Roman" w:hAnsi="Arial" w:cs="Arial"/>
                  <w:sz w:val="22"/>
                  <w:szCs w:val="22"/>
                  <w:lang w:val="de-DE" w:eastAsia="de-DE"/>
                </w:rPr>
                <w:delText>,</w:delText>
              </w:r>
            </w:del>
            <w:del w:id="1104" w:author="praktikum" w:date="2022-04-12T15:18:00Z">
              <w:r w:rsidRPr="00BD0198" w:rsidDel="00DF436C">
                <w:rPr>
                  <w:rFonts w:ascii="Arial" w:eastAsia="Times New Roman" w:hAnsi="Arial" w:cs="Arial"/>
                  <w:sz w:val="22"/>
                  <w:szCs w:val="22"/>
                  <w:lang w:val="de-DE" w:eastAsia="de-DE"/>
                </w:rPr>
                <w:delText>87</w:delText>
              </w:r>
            </w:del>
          </w:p>
        </w:tc>
      </w:tr>
      <w:tr w:rsidR="00BD7C7D" w:rsidRPr="00BD0198" w:rsidDel="00DF436C" w14:paraId="322EF900" w14:textId="2A94445F" w:rsidTr="00EB31DA">
        <w:trPr>
          <w:trHeight w:val="227"/>
          <w:del w:id="1105" w:author="praktikum" w:date="2022-04-12T15:18:00Z"/>
        </w:trPr>
        <w:tc>
          <w:tcPr>
            <w:tcW w:w="3247" w:type="dxa"/>
            <w:tcBorders>
              <w:top w:val="nil"/>
              <w:left w:val="nil"/>
              <w:bottom w:val="nil"/>
              <w:right w:val="nil"/>
            </w:tcBorders>
            <w:shd w:val="clear" w:color="auto" w:fill="auto"/>
            <w:noWrap/>
            <w:vAlign w:val="center"/>
          </w:tcPr>
          <w:p w14:paraId="5EA32B30" w14:textId="3381A24E" w:rsidR="00BD0198" w:rsidRPr="00BD0198" w:rsidDel="00DF436C" w:rsidRDefault="00BD0198" w:rsidP="00BD0198">
            <w:pPr>
              <w:spacing w:after="0" w:line="240" w:lineRule="auto"/>
              <w:contextualSpacing w:val="0"/>
              <w:jc w:val="both"/>
              <w:rPr>
                <w:del w:id="1106" w:author="praktikum" w:date="2022-04-12T15:18:00Z"/>
                <w:rFonts w:ascii="Arial" w:eastAsia="Times New Roman" w:hAnsi="Arial" w:cs="Arial"/>
                <w:sz w:val="22"/>
                <w:szCs w:val="22"/>
                <w:lang w:val="de-DE" w:eastAsia="de-DE"/>
              </w:rPr>
            </w:pPr>
            <w:del w:id="1107" w:author="praktikum" w:date="2022-04-12T15:18:00Z">
              <w:r w:rsidRPr="00BD0198" w:rsidDel="00DF436C">
                <w:rPr>
                  <w:rFonts w:ascii="Arial" w:eastAsia="Times New Roman" w:hAnsi="Arial" w:cs="Arial"/>
                  <w:sz w:val="22"/>
                  <w:szCs w:val="22"/>
                  <w:lang w:val="de-DE" w:eastAsia="de-DE"/>
                </w:rPr>
                <w:delText>Height (cm)</w:delText>
              </w:r>
            </w:del>
          </w:p>
        </w:tc>
        <w:tc>
          <w:tcPr>
            <w:tcW w:w="876" w:type="dxa"/>
            <w:tcBorders>
              <w:top w:val="nil"/>
              <w:left w:val="nil"/>
              <w:bottom w:val="nil"/>
              <w:right w:val="nil"/>
            </w:tcBorders>
            <w:shd w:val="clear" w:color="auto" w:fill="auto"/>
            <w:noWrap/>
            <w:vAlign w:val="center"/>
          </w:tcPr>
          <w:p w14:paraId="34BCB9B6" w14:textId="0F3C5664" w:rsidR="00BD0198" w:rsidRPr="00BD0198" w:rsidDel="00DF436C" w:rsidRDefault="00BD0198" w:rsidP="00BD0198">
            <w:pPr>
              <w:spacing w:after="0" w:line="240" w:lineRule="auto"/>
              <w:contextualSpacing w:val="0"/>
              <w:jc w:val="both"/>
              <w:rPr>
                <w:del w:id="1108" w:author="praktikum" w:date="2022-04-12T15:18:00Z"/>
                <w:rFonts w:ascii="Arial" w:eastAsia="Times New Roman" w:hAnsi="Arial" w:cs="Arial"/>
                <w:sz w:val="22"/>
                <w:szCs w:val="22"/>
                <w:lang w:val="de-DE" w:eastAsia="de-DE"/>
              </w:rPr>
            </w:pPr>
            <w:del w:id="1109" w:author="praktikum" w:date="2022-04-12T15:18:00Z">
              <w:r w:rsidRPr="00BD0198" w:rsidDel="00DF436C">
                <w:rPr>
                  <w:rFonts w:ascii="Arial" w:eastAsia="Times New Roman" w:hAnsi="Arial" w:cs="Arial"/>
                  <w:sz w:val="22"/>
                  <w:szCs w:val="22"/>
                  <w:lang w:val="de-DE" w:eastAsia="de-DE"/>
                </w:rPr>
                <w:delText>184</w:delText>
              </w:r>
            </w:del>
            <w:del w:id="1110" w:author="praktikum" w:date="2022-04-05T10:09:00Z">
              <w:r w:rsidRPr="00BD0198" w:rsidDel="000A0E9A">
                <w:rPr>
                  <w:rFonts w:ascii="Arial" w:eastAsia="Times New Roman" w:hAnsi="Arial" w:cs="Arial"/>
                  <w:sz w:val="22"/>
                  <w:szCs w:val="22"/>
                  <w:lang w:val="de-DE" w:eastAsia="de-DE"/>
                </w:rPr>
                <w:delText>,</w:delText>
              </w:r>
            </w:del>
            <w:del w:id="1111" w:author="praktikum" w:date="2022-04-12T15:18:00Z">
              <w:r w:rsidRPr="00BD0198" w:rsidDel="00DF436C">
                <w:rPr>
                  <w:rFonts w:ascii="Arial" w:eastAsia="Times New Roman" w:hAnsi="Arial" w:cs="Arial"/>
                  <w:sz w:val="22"/>
                  <w:szCs w:val="22"/>
                  <w:lang w:val="de-DE" w:eastAsia="de-DE"/>
                </w:rPr>
                <w:delText>30</w:delText>
              </w:r>
            </w:del>
          </w:p>
        </w:tc>
        <w:tc>
          <w:tcPr>
            <w:tcW w:w="1076" w:type="dxa"/>
            <w:tcBorders>
              <w:top w:val="nil"/>
              <w:left w:val="nil"/>
              <w:bottom w:val="nil"/>
              <w:right w:val="nil"/>
            </w:tcBorders>
            <w:shd w:val="clear" w:color="auto" w:fill="auto"/>
            <w:noWrap/>
            <w:vAlign w:val="center"/>
          </w:tcPr>
          <w:p w14:paraId="472D5CD3" w14:textId="18CAFBD1" w:rsidR="00BD0198" w:rsidRPr="00BD0198" w:rsidDel="00DF436C" w:rsidRDefault="00BD0198" w:rsidP="00BD0198">
            <w:pPr>
              <w:spacing w:after="0" w:line="240" w:lineRule="auto"/>
              <w:contextualSpacing w:val="0"/>
              <w:jc w:val="both"/>
              <w:rPr>
                <w:del w:id="1112" w:author="praktikum" w:date="2022-04-12T15:18:00Z"/>
                <w:rFonts w:ascii="Arial" w:eastAsia="Times New Roman" w:hAnsi="Arial" w:cs="Arial"/>
                <w:sz w:val="22"/>
                <w:szCs w:val="22"/>
                <w:lang w:val="de-DE" w:eastAsia="de-DE"/>
              </w:rPr>
            </w:pPr>
            <w:del w:id="1113" w:author="praktikum" w:date="2022-04-05T10:26:00Z">
              <w:r w:rsidRPr="00BD0198" w:rsidDel="00821F75">
                <w:rPr>
                  <w:rFonts w:ascii="Arial" w:eastAsia="Times New Roman" w:hAnsi="Arial" w:cs="Arial"/>
                  <w:sz w:val="22"/>
                  <w:szCs w:val="22"/>
                  <w:lang w:val="de-DE" w:eastAsia="de-DE"/>
                </w:rPr>
                <w:delText>+-</w:delText>
              </w:r>
            </w:del>
            <w:del w:id="1114" w:author="praktikum" w:date="2022-04-12T15:18:00Z">
              <w:r w:rsidRPr="00BD0198" w:rsidDel="00DF436C">
                <w:rPr>
                  <w:rFonts w:ascii="Arial" w:eastAsia="Times New Roman" w:hAnsi="Arial" w:cs="Arial"/>
                  <w:sz w:val="22"/>
                  <w:szCs w:val="22"/>
                  <w:lang w:val="de-DE" w:eastAsia="de-DE"/>
                </w:rPr>
                <w:delText>5</w:delText>
              </w:r>
            </w:del>
            <w:del w:id="1115" w:author="praktikum" w:date="2022-04-05T10:09:00Z">
              <w:r w:rsidRPr="00BD0198" w:rsidDel="000A0E9A">
                <w:rPr>
                  <w:rFonts w:ascii="Arial" w:eastAsia="Times New Roman" w:hAnsi="Arial" w:cs="Arial"/>
                  <w:sz w:val="22"/>
                  <w:szCs w:val="22"/>
                  <w:lang w:val="de-DE" w:eastAsia="de-DE"/>
                </w:rPr>
                <w:delText>,</w:delText>
              </w:r>
            </w:del>
            <w:del w:id="1116" w:author="praktikum" w:date="2022-04-12T15:18:00Z">
              <w:r w:rsidRPr="00BD0198" w:rsidDel="00DF436C">
                <w:rPr>
                  <w:rFonts w:ascii="Arial" w:eastAsia="Times New Roman" w:hAnsi="Arial" w:cs="Arial"/>
                  <w:sz w:val="22"/>
                  <w:szCs w:val="22"/>
                  <w:lang w:val="de-DE" w:eastAsia="de-DE"/>
                </w:rPr>
                <w:delText>33</w:delText>
              </w:r>
            </w:del>
          </w:p>
        </w:tc>
        <w:tc>
          <w:tcPr>
            <w:tcW w:w="876" w:type="dxa"/>
            <w:tcBorders>
              <w:top w:val="nil"/>
              <w:left w:val="nil"/>
              <w:bottom w:val="nil"/>
              <w:right w:val="nil"/>
            </w:tcBorders>
            <w:shd w:val="clear" w:color="auto" w:fill="auto"/>
            <w:noWrap/>
            <w:vAlign w:val="center"/>
          </w:tcPr>
          <w:p w14:paraId="324EDF19" w14:textId="3E2B5153" w:rsidR="00BD0198" w:rsidRPr="00BD0198" w:rsidDel="00DF436C" w:rsidRDefault="00BD0198" w:rsidP="00BD0198">
            <w:pPr>
              <w:spacing w:after="0" w:line="240" w:lineRule="auto"/>
              <w:contextualSpacing w:val="0"/>
              <w:jc w:val="both"/>
              <w:rPr>
                <w:del w:id="1117" w:author="praktikum" w:date="2022-04-12T15:18:00Z"/>
                <w:rFonts w:ascii="Arial" w:eastAsia="Times New Roman" w:hAnsi="Arial" w:cs="Arial"/>
                <w:sz w:val="22"/>
                <w:szCs w:val="22"/>
                <w:lang w:val="de-DE" w:eastAsia="de-DE"/>
              </w:rPr>
            </w:pPr>
            <w:del w:id="1118" w:author="praktikum" w:date="2022-04-12T15:18:00Z">
              <w:r w:rsidRPr="00BD0198" w:rsidDel="00DF436C">
                <w:rPr>
                  <w:rFonts w:ascii="Arial" w:eastAsia="Times New Roman" w:hAnsi="Arial" w:cs="Arial"/>
                  <w:sz w:val="22"/>
                  <w:szCs w:val="22"/>
                  <w:lang w:val="de-DE" w:eastAsia="de-DE"/>
                </w:rPr>
                <w:delText>181</w:delText>
              </w:r>
            </w:del>
            <w:del w:id="1119" w:author="praktikum" w:date="2022-04-05T10:09:00Z">
              <w:r w:rsidRPr="00BD0198" w:rsidDel="000A0E9A">
                <w:rPr>
                  <w:rFonts w:ascii="Arial" w:eastAsia="Times New Roman" w:hAnsi="Arial" w:cs="Arial"/>
                  <w:sz w:val="22"/>
                  <w:szCs w:val="22"/>
                  <w:lang w:val="de-DE" w:eastAsia="de-DE"/>
                </w:rPr>
                <w:delText>,</w:delText>
              </w:r>
            </w:del>
            <w:del w:id="1120" w:author="praktikum" w:date="2022-04-12T15:18:00Z">
              <w:r w:rsidRPr="00BD0198" w:rsidDel="00DF436C">
                <w:rPr>
                  <w:rFonts w:ascii="Arial" w:eastAsia="Times New Roman" w:hAnsi="Arial" w:cs="Arial"/>
                  <w:sz w:val="22"/>
                  <w:szCs w:val="22"/>
                  <w:lang w:val="de-DE" w:eastAsia="de-DE"/>
                </w:rPr>
                <w:delText>26</w:delText>
              </w:r>
            </w:del>
          </w:p>
        </w:tc>
        <w:tc>
          <w:tcPr>
            <w:tcW w:w="1076" w:type="dxa"/>
            <w:tcBorders>
              <w:top w:val="nil"/>
              <w:left w:val="nil"/>
              <w:bottom w:val="nil"/>
              <w:right w:val="nil"/>
            </w:tcBorders>
            <w:shd w:val="clear" w:color="auto" w:fill="auto"/>
            <w:noWrap/>
            <w:vAlign w:val="center"/>
          </w:tcPr>
          <w:p w14:paraId="16D190C2" w14:textId="1EDBB32C" w:rsidR="00BD0198" w:rsidRPr="00BD0198" w:rsidDel="00DF436C" w:rsidRDefault="00BD0198" w:rsidP="00BD0198">
            <w:pPr>
              <w:spacing w:after="0" w:line="240" w:lineRule="auto"/>
              <w:contextualSpacing w:val="0"/>
              <w:jc w:val="both"/>
              <w:rPr>
                <w:del w:id="1121" w:author="praktikum" w:date="2022-04-12T15:18:00Z"/>
                <w:rFonts w:ascii="Arial" w:eastAsia="Times New Roman" w:hAnsi="Arial" w:cs="Arial"/>
                <w:sz w:val="22"/>
                <w:szCs w:val="22"/>
                <w:lang w:val="de-DE" w:eastAsia="de-DE"/>
              </w:rPr>
            </w:pPr>
            <w:del w:id="1122" w:author="praktikum" w:date="2022-04-05T10:26:00Z">
              <w:r w:rsidRPr="00BD0198" w:rsidDel="00821F75">
                <w:rPr>
                  <w:rFonts w:ascii="Arial" w:eastAsia="Times New Roman" w:hAnsi="Arial" w:cs="Arial"/>
                  <w:sz w:val="22"/>
                  <w:szCs w:val="22"/>
                  <w:lang w:val="de-DE" w:eastAsia="de-DE"/>
                </w:rPr>
                <w:delText>+-</w:delText>
              </w:r>
            </w:del>
            <w:del w:id="1123" w:author="praktikum" w:date="2022-04-12T15:18:00Z">
              <w:r w:rsidRPr="00BD0198" w:rsidDel="00DF436C">
                <w:rPr>
                  <w:rFonts w:ascii="Arial" w:eastAsia="Times New Roman" w:hAnsi="Arial" w:cs="Arial"/>
                  <w:sz w:val="22"/>
                  <w:szCs w:val="22"/>
                  <w:lang w:val="de-DE" w:eastAsia="de-DE"/>
                </w:rPr>
                <w:delText>6</w:delText>
              </w:r>
            </w:del>
            <w:del w:id="1124" w:author="praktikum" w:date="2022-04-05T10:09:00Z">
              <w:r w:rsidRPr="00BD0198" w:rsidDel="000A0E9A">
                <w:rPr>
                  <w:rFonts w:ascii="Arial" w:eastAsia="Times New Roman" w:hAnsi="Arial" w:cs="Arial"/>
                  <w:sz w:val="22"/>
                  <w:szCs w:val="22"/>
                  <w:lang w:val="de-DE" w:eastAsia="de-DE"/>
                </w:rPr>
                <w:delText>,</w:delText>
              </w:r>
            </w:del>
            <w:del w:id="1125" w:author="praktikum" w:date="2022-04-12T15:18:00Z">
              <w:r w:rsidRPr="00BD0198" w:rsidDel="00DF436C">
                <w:rPr>
                  <w:rFonts w:ascii="Arial" w:eastAsia="Times New Roman" w:hAnsi="Arial" w:cs="Arial"/>
                  <w:sz w:val="22"/>
                  <w:szCs w:val="22"/>
                  <w:lang w:val="de-DE" w:eastAsia="de-DE"/>
                </w:rPr>
                <w:delText>23</w:delText>
              </w:r>
            </w:del>
          </w:p>
        </w:tc>
        <w:tc>
          <w:tcPr>
            <w:tcW w:w="876" w:type="dxa"/>
            <w:tcBorders>
              <w:top w:val="nil"/>
              <w:left w:val="nil"/>
              <w:bottom w:val="nil"/>
              <w:right w:val="nil"/>
            </w:tcBorders>
            <w:shd w:val="clear" w:color="auto" w:fill="auto"/>
            <w:noWrap/>
            <w:vAlign w:val="center"/>
          </w:tcPr>
          <w:p w14:paraId="00AB31AE" w14:textId="6D75668A" w:rsidR="00BD0198" w:rsidRPr="00BD0198" w:rsidDel="00DF436C" w:rsidRDefault="00BD0198" w:rsidP="00BD0198">
            <w:pPr>
              <w:spacing w:after="0" w:line="240" w:lineRule="auto"/>
              <w:contextualSpacing w:val="0"/>
              <w:jc w:val="both"/>
              <w:rPr>
                <w:del w:id="1126" w:author="praktikum" w:date="2022-04-12T15:18:00Z"/>
                <w:rFonts w:ascii="Arial" w:eastAsia="Times New Roman" w:hAnsi="Arial" w:cs="Arial"/>
                <w:sz w:val="22"/>
                <w:szCs w:val="22"/>
                <w:lang w:val="de-DE" w:eastAsia="de-DE"/>
              </w:rPr>
            </w:pPr>
            <w:del w:id="1127" w:author="praktikum" w:date="2022-04-12T15:18:00Z">
              <w:r w:rsidRPr="00BD0198" w:rsidDel="00DF436C">
                <w:rPr>
                  <w:rFonts w:ascii="Arial" w:eastAsia="Times New Roman" w:hAnsi="Arial" w:cs="Arial"/>
                  <w:sz w:val="22"/>
                  <w:szCs w:val="22"/>
                  <w:lang w:val="de-DE" w:eastAsia="de-DE"/>
                </w:rPr>
                <w:delText>185</w:delText>
              </w:r>
            </w:del>
            <w:del w:id="1128" w:author="praktikum" w:date="2022-04-05T10:09:00Z">
              <w:r w:rsidRPr="00BD0198" w:rsidDel="000A0E9A">
                <w:rPr>
                  <w:rFonts w:ascii="Arial" w:eastAsia="Times New Roman" w:hAnsi="Arial" w:cs="Arial"/>
                  <w:sz w:val="22"/>
                  <w:szCs w:val="22"/>
                  <w:lang w:val="de-DE" w:eastAsia="de-DE"/>
                </w:rPr>
                <w:delText>,</w:delText>
              </w:r>
            </w:del>
            <w:del w:id="1129" w:author="praktikum" w:date="2022-04-12T15:18:00Z">
              <w:r w:rsidRPr="00BD0198" w:rsidDel="00DF436C">
                <w:rPr>
                  <w:rFonts w:ascii="Arial" w:eastAsia="Times New Roman" w:hAnsi="Arial" w:cs="Arial"/>
                  <w:sz w:val="22"/>
                  <w:szCs w:val="22"/>
                  <w:lang w:val="de-DE" w:eastAsia="de-DE"/>
                </w:rPr>
                <w:delText>00</w:delText>
              </w:r>
            </w:del>
          </w:p>
        </w:tc>
        <w:tc>
          <w:tcPr>
            <w:tcW w:w="1045" w:type="dxa"/>
            <w:tcBorders>
              <w:top w:val="nil"/>
              <w:left w:val="nil"/>
              <w:bottom w:val="nil"/>
              <w:right w:val="nil"/>
            </w:tcBorders>
            <w:shd w:val="clear" w:color="auto" w:fill="auto"/>
            <w:noWrap/>
            <w:vAlign w:val="center"/>
          </w:tcPr>
          <w:p w14:paraId="429D9376" w14:textId="4BEBA7E1" w:rsidR="00BD0198" w:rsidRPr="00BD0198" w:rsidDel="00DF436C" w:rsidRDefault="00BD0198" w:rsidP="00BD0198">
            <w:pPr>
              <w:spacing w:after="0" w:line="240" w:lineRule="auto"/>
              <w:contextualSpacing w:val="0"/>
              <w:jc w:val="both"/>
              <w:rPr>
                <w:del w:id="1130" w:author="praktikum" w:date="2022-04-12T15:18:00Z"/>
                <w:rFonts w:ascii="Arial" w:eastAsia="Times New Roman" w:hAnsi="Arial" w:cs="Arial"/>
                <w:sz w:val="22"/>
                <w:szCs w:val="22"/>
                <w:lang w:val="de-DE" w:eastAsia="de-DE"/>
              </w:rPr>
            </w:pPr>
            <w:del w:id="1131" w:author="praktikum" w:date="2022-04-05T10:26:00Z">
              <w:r w:rsidRPr="00BD0198" w:rsidDel="00821F75">
                <w:rPr>
                  <w:rFonts w:ascii="Arial" w:eastAsia="Times New Roman" w:hAnsi="Arial" w:cs="Arial"/>
                  <w:sz w:val="22"/>
                  <w:szCs w:val="22"/>
                  <w:lang w:val="de-DE" w:eastAsia="de-DE"/>
                </w:rPr>
                <w:delText>+-</w:delText>
              </w:r>
            </w:del>
            <w:del w:id="1132" w:author="praktikum" w:date="2022-04-12T15:18:00Z">
              <w:r w:rsidRPr="00BD0198" w:rsidDel="00DF436C">
                <w:rPr>
                  <w:rFonts w:ascii="Arial" w:eastAsia="Times New Roman" w:hAnsi="Arial" w:cs="Arial"/>
                  <w:sz w:val="22"/>
                  <w:szCs w:val="22"/>
                  <w:lang w:val="de-DE" w:eastAsia="de-DE"/>
                </w:rPr>
                <w:delText>5</w:delText>
              </w:r>
            </w:del>
            <w:del w:id="1133" w:author="praktikum" w:date="2022-04-05T10:09:00Z">
              <w:r w:rsidRPr="00BD0198" w:rsidDel="000A0E9A">
                <w:rPr>
                  <w:rFonts w:ascii="Arial" w:eastAsia="Times New Roman" w:hAnsi="Arial" w:cs="Arial"/>
                  <w:sz w:val="22"/>
                  <w:szCs w:val="22"/>
                  <w:lang w:val="de-DE" w:eastAsia="de-DE"/>
                </w:rPr>
                <w:delText>,</w:delText>
              </w:r>
            </w:del>
            <w:del w:id="1134" w:author="praktikum" w:date="2022-04-12T15:18:00Z">
              <w:r w:rsidRPr="00BD0198" w:rsidDel="00DF436C">
                <w:rPr>
                  <w:rFonts w:ascii="Arial" w:eastAsia="Times New Roman" w:hAnsi="Arial" w:cs="Arial"/>
                  <w:sz w:val="22"/>
                  <w:szCs w:val="22"/>
                  <w:lang w:val="de-DE" w:eastAsia="de-DE"/>
                </w:rPr>
                <w:delText>71</w:delText>
              </w:r>
            </w:del>
          </w:p>
        </w:tc>
      </w:tr>
      <w:tr w:rsidR="00BD7C7D" w:rsidRPr="00BD0198" w:rsidDel="00DF436C" w14:paraId="70614F4F" w14:textId="061FEC43" w:rsidTr="00EB31DA">
        <w:trPr>
          <w:trHeight w:val="227"/>
          <w:del w:id="1135" w:author="praktikum" w:date="2022-04-12T15:18:00Z"/>
        </w:trPr>
        <w:tc>
          <w:tcPr>
            <w:tcW w:w="3247" w:type="dxa"/>
            <w:tcBorders>
              <w:top w:val="nil"/>
              <w:left w:val="nil"/>
              <w:bottom w:val="nil"/>
              <w:right w:val="nil"/>
            </w:tcBorders>
            <w:shd w:val="clear" w:color="auto" w:fill="auto"/>
            <w:noWrap/>
            <w:vAlign w:val="center"/>
          </w:tcPr>
          <w:p w14:paraId="4F133FDA" w14:textId="150FBDFE" w:rsidR="00BD0198" w:rsidRPr="00BD0198" w:rsidDel="00DF436C" w:rsidRDefault="00BD0198" w:rsidP="00BD0198">
            <w:pPr>
              <w:spacing w:after="0" w:line="240" w:lineRule="auto"/>
              <w:contextualSpacing w:val="0"/>
              <w:jc w:val="both"/>
              <w:rPr>
                <w:del w:id="1136" w:author="praktikum" w:date="2022-04-12T15:18:00Z"/>
                <w:rFonts w:ascii="Arial" w:eastAsia="Times New Roman" w:hAnsi="Arial" w:cs="Arial"/>
                <w:sz w:val="22"/>
                <w:szCs w:val="22"/>
                <w:lang w:val="de-DE" w:eastAsia="de-DE"/>
              </w:rPr>
            </w:pPr>
            <w:del w:id="1137" w:author="praktikum" w:date="2022-04-12T15:18:00Z">
              <w:r w:rsidRPr="00BD0198" w:rsidDel="00DF436C">
                <w:rPr>
                  <w:rFonts w:ascii="Arial" w:eastAsia="Times New Roman" w:hAnsi="Arial" w:cs="Arial"/>
                  <w:sz w:val="22"/>
                  <w:szCs w:val="22"/>
                  <w:lang w:val="de-DE" w:eastAsia="de-DE"/>
                </w:rPr>
                <w:delText>Weight (kg)</w:delText>
              </w:r>
            </w:del>
          </w:p>
        </w:tc>
        <w:tc>
          <w:tcPr>
            <w:tcW w:w="876" w:type="dxa"/>
            <w:tcBorders>
              <w:top w:val="nil"/>
              <w:left w:val="nil"/>
              <w:bottom w:val="nil"/>
              <w:right w:val="nil"/>
            </w:tcBorders>
            <w:shd w:val="clear" w:color="auto" w:fill="auto"/>
            <w:noWrap/>
            <w:vAlign w:val="center"/>
          </w:tcPr>
          <w:p w14:paraId="308579A5" w14:textId="17F865B5" w:rsidR="00BD0198" w:rsidRPr="00BD0198" w:rsidDel="00DF436C" w:rsidRDefault="00BD0198" w:rsidP="00BD0198">
            <w:pPr>
              <w:spacing w:after="0" w:line="240" w:lineRule="auto"/>
              <w:contextualSpacing w:val="0"/>
              <w:jc w:val="both"/>
              <w:rPr>
                <w:del w:id="1138" w:author="praktikum" w:date="2022-04-12T15:18:00Z"/>
                <w:rFonts w:ascii="Arial" w:eastAsia="Times New Roman" w:hAnsi="Arial" w:cs="Arial"/>
                <w:sz w:val="22"/>
                <w:szCs w:val="22"/>
                <w:lang w:val="de-DE" w:eastAsia="de-DE"/>
              </w:rPr>
            </w:pPr>
            <w:del w:id="1139" w:author="praktikum" w:date="2022-04-12T15:18:00Z">
              <w:r w:rsidRPr="00BD0198" w:rsidDel="00DF436C">
                <w:rPr>
                  <w:rFonts w:ascii="Arial" w:eastAsia="Times New Roman" w:hAnsi="Arial" w:cs="Arial"/>
                  <w:sz w:val="22"/>
                  <w:szCs w:val="22"/>
                  <w:lang w:val="de-DE" w:eastAsia="de-DE"/>
                </w:rPr>
                <w:delText>81</w:delText>
              </w:r>
            </w:del>
            <w:del w:id="1140" w:author="praktikum" w:date="2022-04-05T10:09:00Z">
              <w:r w:rsidRPr="00BD0198" w:rsidDel="000A0E9A">
                <w:rPr>
                  <w:rFonts w:ascii="Arial" w:eastAsia="Times New Roman" w:hAnsi="Arial" w:cs="Arial"/>
                  <w:sz w:val="22"/>
                  <w:szCs w:val="22"/>
                  <w:lang w:val="de-DE" w:eastAsia="de-DE"/>
                </w:rPr>
                <w:delText>,</w:delText>
              </w:r>
            </w:del>
            <w:del w:id="1141" w:author="praktikum" w:date="2022-04-12T15:18:00Z">
              <w:r w:rsidRPr="00BD0198" w:rsidDel="00DF436C">
                <w:rPr>
                  <w:rFonts w:ascii="Arial" w:eastAsia="Times New Roman" w:hAnsi="Arial" w:cs="Arial"/>
                  <w:sz w:val="22"/>
                  <w:szCs w:val="22"/>
                  <w:lang w:val="de-DE" w:eastAsia="de-DE"/>
                </w:rPr>
                <w:delText>52</w:delText>
              </w:r>
            </w:del>
          </w:p>
        </w:tc>
        <w:tc>
          <w:tcPr>
            <w:tcW w:w="1076" w:type="dxa"/>
            <w:tcBorders>
              <w:top w:val="nil"/>
              <w:left w:val="nil"/>
              <w:bottom w:val="nil"/>
              <w:right w:val="nil"/>
            </w:tcBorders>
            <w:shd w:val="clear" w:color="auto" w:fill="auto"/>
            <w:noWrap/>
            <w:vAlign w:val="center"/>
          </w:tcPr>
          <w:p w14:paraId="0B98748E" w14:textId="2F629F94" w:rsidR="00BD0198" w:rsidRPr="00BD0198" w:rsidDel="00DF436C" w:rsidRDefault="00BD0198" w:rsidP="00BD0198">
            <w:pPr>
              <w:spacing w:after="0" w:line="240" w:lineRule="auto"/>
              <w:contextualSpacing w:val="0"/>
              <w:jc w:val="both"/>
              <w:rPr>
                <w:del w:id="1142" w:author="praktikum" w:date="2022-04-12T15:18:00Z"/>
                <w:rFonts w:ascii="Arial" w:eastAsia="Times New Roman" w:hAnsi="Arial" w:cs="Arial"/>
                <w:sz w:val="22"/>
                <w:szCs w:val="22"/>
                <w:lang w:val="de-DE" w:eastAsia="de-DE"/>
              </w:rPr>
            </w:pPr>
            <w:del w:id="1143" w:author="praktikum" w:date="2022-04-05T10:26:00Z">
              <w:r w:rsidRPr="00BD0198" w:rsidDel="00821F75">
                <w:rPr>
                  <w:rFonts w:ascii="Arial" w:eastAsia="Times New Roman" w:hAnsi="Arial" w:cs="Arial"/>
                  <w:sz w:val="22"/>
                  <w:szCs w:val="22"/>
                  <w:lang w:val="de-DE" w:eastAsia="de-DE"/>
                </w:rPr>
                <w:delText>+-</w:delText>
              </w:r>
            </w:del>
            <w:del w:id="1144" w:author="praktikum" w:date="2022-04-12T15:18:00Z">
              <w:r w:rsidRPr="00BD0198" w:rsidDel="00DF436C">
                <w:rPr>
                  <w:rFonts w:ascii="Arial" w:eastAsia="Times New Roman" w:hAnsi="Arial" w:cs="Arial"/>
                  <w:sz w:val="22"/>
                  <w:szCs w:val="22"/>
                  <w:lang w:val="de-DE" w:eastAsia="de-DE"/>
                </w:rPr>
                <w:delText>8</w:delText>
              </w:r>
            </w:del>
            <w:del w:id="1145" w:author="praktikum" w:date="2022-04-05T10:09:00Z">
              <w:r w:rsidRPr="00BD0198" w:rsidDel="000A0E9A">
                <w:rPr>
                  <w:rFonts w:ascii="Arial" w:eastAsia="Times New Roman" w:hAnsi="Arial" w:cs="Arial"/>
                  <w:sz w:val="22"/>
                  <w:szCs w:val="22"/>
                  <w:lang w:val="de-DE" w:eastAsia="de-DE"/>
                </w:rPr>
                <w:delText>,</w:delText>
              </w:r>
            </w:del>
            <w:del w:id="1146" w:author="praktikum" w:date="2022-04-12T15:18:00Z">
              <w:r w:rsidRPr="00BD0198" w:rsidDel="00DF436C">
                <w:rPr>
                  <w:rFonts w:ascii="Arial" w:eastAsia="Times New Roman" w:hAnsi="Arial" w:cs="Arial"/>
                  <w:sz w:val="22"/>
                  <w:szCs w:val="22"/>
                  <w:lang w:val="de-DE" w:eastAsia="de-DE"/>
                </w:rPr>
                <w:delText>11</w:delText>
              </w:r>
            </w:del>
          </w:p>
        </w:tc>
        <w:tc>
          <w:tcPr>
            <w:tcW w:w="876" w:type="dxa"/>
            <w:tcBorders>
              <w:top w:val="nil"/>
              <w:left w:val="nil"/>
              <w:bottom w:val="nil"/>
              <w:right w:val="nil"/>
            </w:tcBorders>
            <w:shd w:val="clear" w:color="auto" w:fill="auto"/>
            <w:noWrap/>
            <w:vAlign w:val="center"/>
          </w:tcPr>
          <w:p w14:paraId="72BC153E" w14:textId="7590CDE6" w:rsidR="00BD0198" w:rsidRPr="00BD0198" w:rsidDel="00DF436C" w:rsidRDefault="00BD0198" w:rsidP="00BD0198">
            <w:pPr>
              <w:spacing w:after="0" w:line="240" w:lineRule="auto"/>
              <w:contextualSpacing w:val="0"/>
              <w:jc w:val="both"/>
              <w:rPr>
                <w:del w:id="1147" w:author="praktikum" w:date="2022-04-12T15:18:00Z"/>
                <w:rFonts w:ascii="Arial" w:eastAsia="Times New Roman" w:hAnsi="Arial" w:cs="Arial"/>
                <w:sz w:val="22"/>
                <w:szCs w:val="22"/>
                <w:lang w:val="de-DE" w:eastAsia="de-DE"/>
              </w:rPr>
            </w:pPr>
            <w:del w:id="1148" w:author="praktikum" w:date="2022-04-12T15:18:00Z">
              <w:r w:rsidRPr="00BD0198" w:rsidDel="00DF436C">
                <w:rPr>
                  <w:rFonts w:ascii="Arial" w:eastAsia="Times New Roman" w:hAnsi="Arial" w:cs="Arial"/>
                  <w:sz w:val="22"/>
                  <w:szCs w:val="22"/>
                  <w:lang w:val="de-DE" w:eastAsia="de-DE"/>
                </w:rPr>
                <w:delText>79</w:delText>
              </w:r>
            </w:del>
            <w:del w:id="1149" w:author="praktikum" w:date="2022-04-05T10:09:00Z">
              <w:r w:rsidRPr="00BD0198" w:rsidDel="000A0E9A">
                <w:rPr>
                  <w:rFonts w:ascii="Arial" w:eastAsia="Times New Roman" w:hAnsi="Arial" w:cs="Arial"/>
                  <w:sz w:val="22"/>
                  <w:szCs w:val="22"/>
                  <w:lang w:val="de-DE" w:eastAsia="de-DE"/>
                </w:rPr>
                <w:delText>,</w:delText>
              </w:r>
            </w:del>
            <w:del w:id="1150" w:author="praktikum" w:date="2022-04-12T15:18:00Z">
              <w:r w:rsidRPr="00BD0198" w:rsidDel="00DF436C">
                <w:rPr>
                  <w:rFonts w:ascii="Arial" w:eastAsia="Times New Roman" w:hAnsi="Arial" w:cs="Arial"/>
                  <w:sz w:val="22"/>
                  <w:szCs w:val="22"/>
                  <w:lang w:val="de-DE" w:eastAsia="de-DE"/>
                </w:rPr>
                <w:delText>00</w:delText>
              </w:r>
            </w:del>
          </w:p>
        </w:tc>
        <w:tc>
          <w:tcPr>
            <w:tcW w:w="1076" w:type="dxa"/>
            <w:tcBorders>
              <w:top w:val="nil"/>
              <w:left w:val="nil"/>
              <w:bottom w:val="nil"/>
              <w:right w:val="nil"/>
            </w:tcBorders>
            <w:shd w:val="clear" w:color="auto" w:fill="auto"/>
            <w:noWrap/>
            <w:vAlign w:val="center"/>
          </w:tcPr>
          <w:p w14:paraId="3487EB6D" w14:textId="4F37E84A" w:rsidR="00BD0198" w:rsidRPr="00BD0198" w:rsidDel="00DF436C" w:rsidRDefault="00BD0198" w:rsidP="00BD0198">
            <w:pPr>
              <w:spacing w:after="0" w:line="240" w:lineRule="auto"/>
              <w:contextualSpacing w:val="0"/>
              <w:jc w:val="both"/>
              <w:rPr>
                <w:del w:id="1151" w:author="praktikum" w:date="2022-04-12T15:18:00Z"/>
                <w:rFonts w:ascii="Arial" w:eastAsia="Times New Roman" w:hAnsi="Arial" w:cs="Arial"/>
                <w:sz w:val="22"/>
                <w:szCs w:val="22"/>
                <w:lang w:val="de-DE" w:eastAsia="de-DE"/>
              </w:rPr>
            </w:pPr>
            <w:del w:id="1152" w:author="praktikum" w:date="2022-04-05T10:26:00Z">
              <w:r w:rsidRPr="00BD0198" w:rsidDel="00821F75">
                <w:rPr>
                  <w:rFonts w:ascii="Arial" w:eastAsia="Times New Roman" w:hAnsi="Arial" w:cs="Arial"/>
                  <w:sz w:val="22"/>
                  <w:szCs w:val="22"/>
                  <w:lang w:val="de-DE" w:eastAsia="de-DE"/>
                </w:rPr>
                <w:delText>+-</w:delText>
              </w:r>
            </w:del>
            <w:del w:id="1153" w:author="praktikum" w:date="2022-04-12T15:18:00Z">
              <w:r w:rsidRPr="00BD0198" w:rsidDel="00DF436C">
                <w:rPr>
                  <w:rFonts w:ascii="Arial" w:eastAsia="Times New Roman" w:hAnsi="Arial" w:cs="Arial"/>
                  <w:sz w:val="22"/>
                  <w:szCs w:val="22"/>
                  <w:lang w:val="de-DE" w:eastAsia="de-DE"/>
                </w:rPr>
                <w:delText>8</w:delText>
              </w:r>
            </w:del>
            <w:del w:id="1154" w:author="praktikum" w:date="2022-04-05T10:09:00Z">
              <w:r w:rsidRPr="00BD0198" w:rsidDel="000A0E9A">
                <w:rPr>
                  <w:rFonts w:ascii="Arial" w:eastAsia="Times New Roman" w:hAnsi="Arial" w:cs="Arial"/>
                  <w:sz w:val="22"/>
                  <w:szCs w:val="22"/>
                  <w:lang w:val="de-DE" w:eastAsia="de-DE"/>
                </w:rPr>
                <w:delText>,</w:delText>
              </w:r>
            </w:del>
            <w:del w:id="1155" w:author="praktikum" w:date="2022-04-12T15:18:00Z">
              <w:r w:rsidRPr="00BD0198" w:rsidDel="00DF436C">
                <w:rPr>
                  <w:rFonts w:ascii="Arial" w:eastAsia="Times New Roman" w:hAnsi="Arial" w:cs="Arial"/>
                  <w:sz w:val="22"/>
                  <w:szCs w:val="22"/>
                  <w:lang w:val="de-DE" w:eastAsia="de-DE"/>
                </w:rPr>
                <w:delText>22</w:delText>
              </w:r>
            </w:del>
          </w:p>
        </w:tc>
        <w:tc>
          <w:tcPr>
            <w:tcW w:w="876" w:type="dxa"/>
            <w:tcBorders>
              <w:top w:val="nil"/>
              <w:left w:val="nil"/>
              <w:bottom w:val="nil"/>
              <w:right w:val="nil"/>
            </w:tcBorders>
            <w:shd w:val="clear" w:color="auto" w:fill="auto"/>
            <w:noWrap/>
            <w:vAlign w:val="center"/>
          </w:tcPr>
          <w:p w14:paraId="5D5F90D5" w14:textId="2ED742EA" w:rsidR="00BD0198" w:rsidRPr="00BD0198" w:rsidDel="00DF436C" w:rsidRDefault="00BD0198" w:rsidP="00BD0198">
            <w:pPr>
              <w:spacing w:after="0" w:line="240" w:lineRule="auto"/>
              <w:contextualSpacing w:val="0"/>
              <w:jc w:val="both"/>
              <w:rPr>
                <w:del w:id="1156" w:author="praktikum" w:date="2022-04-12T15:18:00Z"/>
                <w:rFonts w:ascii="Arial" w:eastAsia="Times New Roman" w:hAnsi="Arial" w:cs="Arial"/>
                <w:sz w:val="22"/>
                <w:szCs w:val="22"/>
                <w:lang w:val="de-DE" w:eastAsia="de-DE"/>
              </w:rPr>
            </w:pPr>
            <w:del w:id="1157" w:author="praktikum" w:date="2022-04-12T15:18:00Z">
              <w:r w:rsidRPr="00BD0198" w:rsidDel="00DF436C">
                <w:rPr>
                  <w:rFonts w:ascii="Arial" w:eastAsia="Times New Roman" w:hAnsi="Arial" w:cs="Arial"/>
                  <w:sz w:val="22"/>
                  <w:szCs w:val="22"/>
                  <w:lang w:val="de-DE" w:eastAsia="de-DE"/>
                </w:rPr>
                <w:delText>79</w:delText>
              </w:r>
            </w:del>
            <w:del w:id="1158" w:author="praktikum" w:date="2022-04-05T10:09:00Z">
              <w:r w:rsidRPr="00BD0198" w:rsidDel="000A0E9A">
                <w:rPr>
                  <w:rFonts w:ascii="Arial" w:eastAsia="Times New Roman" w:hAnsi="Arial" w:cs="Arial"/>
                  <w:sz w:val="22"/>
                  <w:szCs w:val="22"/>
                  <w:lang w:val="de-DE" w:eastAsia="de-DE"/>
                </w:rPr>
                <w:delText>,</w:delText>
              </w:r>
            </w:del>
            <w:del w:id="1159" w:author="praktikum" w:date="2022-04-12T15:18:00Z">
              <w:r w:rsidRPr="00BD0198" w:rsidDel="00DF436C">
                <w:rPr>
                  <w:rFonts w:ascii="Arial" w:eastAsia="Times New Roman" w:hAnsi="Arial" w:cs="Arial"/>
                  <w:sz w:val="22"/>
                  <w:szCs w:val="22"/>
                  <w:lang w:val="de-DE" w:eastAsia="de-DE"/>
                </w:rPr>
                <w:delText>96</w:delText>
              </w:r>
            </w:del>
          </w:p>
        </w:tc>
        <w:tc>
          <w:tcPr>
            <w:tcW w:w="1045" w:type="dxa"/>
            <w:tcBorders>
              <w:top w:val="nil"/>
              <w:left w:val="nil"/>
              <w:bottom w:val="nil"/>
              <w:right w:val="nil"/>
            </w:tcBorders>
            <w:shd w:val="clear" w:color="auto" w:fill="auto"/>
            <w:noWrap/>
            <w:vAlign w:val="center"/>
          </w:tcPr>
          <w:p w14:paraId="36442C39" w14:textId="132ED14B" w:rsidR="00BD0198" w:rsidRPr="00BD0198" w:rsidDel="00DF436C" w:rsidRDefault="00BD0198" w:rsidP="00BD0198">
            <w:pPr>
              <w:spacing w:after="0" w:line="240" w:lineRule="auto"/>
              <w:contextualSpacing w:val="0"/>
              <w:jc w:val="both"/>
              <w:rPr>
                <w:del w:id="1160" w:author="praktikum" w:date="2022-04-12T15:18:00Z"/>
                <w:rFonts w:ascii="Arial" w:eastAsia="Times New Roman" w:hAnsi="Arial" w:cs="Arial"/>
                <w:sz w:val="22"/>
                <w:szCs w:val="22"/>
                <w:lang w:val="de-DE" w:eastAsia="de-DE"/>
              </w:rPr>
            </w:pPr>
            <w:del w:id="1161" w:author="praktikum" w:date="2022-04-05T10:26:00Z">
              <w:r w:rsidRPr="00BD0198" w:rsidDel="00821F75">
                <w:rPr>
                  <w:rFonts w:ascii="Arial" w:eastAsia="Times New Roman" w:hAnsi="Arial" w:cs="Arial"/>
                  <w:sz w:val="22"/>
                  <w:szCs w:val="22"/>
                  <w:lang w:val="de-DE" w:eastAsia="de-DE"/>
                </w:rPr>
                <w:delText>+-</w:delText>
              </w:r>
            </w:del>
            <w:del w:id="1162" w:author="praktikum" w:date="2022-04-12T15:18:00Z">
              <w:r w:rsidRPr="00BD0198" w:rsidDel="00DF436C">
                <w:rPr>
                  <w:rFonts w:ascii="Arial" w:eastAsia="Times New Roman" w:hAnsi="Arial" w:cs="Arial"/>
                  <w:sz w:val="22"/>
                  <w:szCs w:val="22"/>
                  <w:lang w:val="de-DE" w:eastAsia="de-DE"/>
                </w:rPr>
                <w:delText>10</w:delText>
              </w:r>
            </w:del>
            <w:del w:id="1163" w:author="praktikum" w:date="2022-04-05T10:09:00Z">
              <w:r w:rsidRPr="00BD0198" w:rsidDel="000A0E9A">
                <w:rPr>
                  <w:rFonts w:ascii="Arial" w:eastAsia="Times New Roman" w:hAnsi="Arial" w:cs="Arial"/>
                  <w:sz w:val="22"/>
                  <w:szCs w:val="22"/>
                  <w:lang w:val="de-DE" w:eastAsia="de-DE"/>
                </w:rPr>
                <w:delText>,</w:delText>
              </w:r>
            </w:del>
            <w:del w:id="1164" w:author="praktikum" w:date="2022-04-12T15:18:00Z">
              <w:r w:rsidRPr="00BD0198" w:rsidDel="00DF436C">
                <w:rPr>
                  <w:rFonts w:ascii="Arial" w:eastAsia="Times New Roman" w:hAnsi="Arial" w:cs="Arial"/>
                  <w:sz w:val="22"/>
                  <w:szCs w:val="22"/>
                  <w:lang w:val="de-DE" w:eastAsia="de-DE"/>
                </w:rPr>
                <w:delText>91</w:delText>
              </w:r>
            </w:del>
          </w:p>
        </w:tc>
      </w:tr>
      <w:tr w:rsidR="00BD7C7D" w:rsidRPr="00BD0198" w:rsidDel="00DF436C" w14:paraId="65F426F8" w14:textId="1DE3526C" w:rsidTr="00EB31DA">
        <w:trPr>
          <w:trHeight w:val="227"/>
          <w:del w:id="1165" w:author="praktikum" w:date="2022-04-12T15:18:00Z"/>
        </w:trPr>
        <w:tc>
          <w:tcPr>
            <w:tcW w:w="3247" w:type="dxa"/>
            <w:tcBorders>
              <w:top w:val="nil"/>
              <w:left w:val="nil"/>
              <w:bottom w:val="nil"/>
              <w:right w:val="nil"/>
            </w:tcBorders>
            <w:shd w:val="clear" w:color="auto" w:fill="auto"/>
            <w:noWrap/>
            <w:vAlign w:val="center"/>
          </w:tcPr>
          <w:p w14:paraId="602C8A46" w14:textId="11B77ACB" w:rsidR="00BD0198" w:rsidRPr="00BD0198" w:rsidDel="00DF436C" w:rsidRDefault="00BD0198" w:rsidP="00BD0198">
            <w:pPr>
              <w:spacing w:after="0" w:line="240" w:lineRule="auto"/>
              <w:contextualSpacing w:val="0"/>
              <w:jc w:val="both"/>
              <w:rPr>
                <w:del w:id="1166" w:author="praktikum" w:date="2022-04-12T15:18:00Z"/>
                <w:rFonts w:ascii="Arial" w:eastAsia="Times New Roman" w:hAnsi="Arial" w:cs="Arial"/>
                <w:sz w:val="22"/>
                <w:szCs w:val="22"/>
                <w:lang w:val="en-US" w:eastAsia="de-DE"/>
              </w:rPr>
            </w:pPr>
            <w:del w:id="1167" w:author="praktikum" w:date="2022-04-12T15:18:00Z">
              <w:r w:rsidRPr="00BD0198" w:rsidDel="00DF436C">
                <w:rPr>
                  <w:rFonts w:ascii="Arial" w:eastAsia="Times New Roman" w:hAnsi="Arial" w:cs="Arial"/>
                  <w:sz w:val="22"/>
                  <w:szCs w:val="22"/>
                  <w:lang w:val="en-US" w:eastAsia="de-DE"/>
                </w:rPr>
                <w:delText>MWT_B Score (total of 40)</w:delText>
              </w:r>
            </w:del>
          </w:p>
        </w:tc>
        <w:tc>
          <w:tcPr>
            <w:tcW w:w="876" w:type="dxa"/>
            <w:tcBorders>
              <w:top w:val="nil"/>
              <w:left w:val="nil"/>
              <w:bottom w:val="nil"/>
              <w:right w:val="nil"/>
            </w:tcBorders>
            <w:shd w:val="clear" w:color="auto" w:fill="auto"/>
            <w:noWrap/>
            <w:vAlign w:val="center"/>
          </w:tcPr>
          <w:p w14:paraId="27C193F2" w14:textId="46EE76EB" w:rsidR="00BD0198" w:rsidRPr="00BD0198" w:rsidDel="00DF436C" w:rsidRDefault="00BD0198" w:rsidP="00BD0198">
            <w:pPr>
              <w:spacing w:after="0" w:line="240" w:lineRule="auto"/>
              <w:contextualSpacing w:val="0"/>
              <w:jc w:val="both"/>
              <w:rPr>
                <w:del w:id="1168" w:author="praktikum" w:date="2022-04-12T15:18:00Z"/>
                <w:rFonts w:ascii="Arial" w:eastAsia="Times New Roman" w:hAnsi="Arial" w:cs="Arial"/>
                <w:sz w:val="22"/>
                <w:szCs w:val="22"/>
                <w:lang w:val="de-DE" w:eastAsia="de-DE"/>
              </w:rPr>
            </w:pPr>
            <w:del w:id="1169" w:author="praktikum" w:date="2022-04-12T15:18:00Z">
              <w:r w:rsidRPr="00BD0198" w:rsidDel="00DF436C">
                <w:rPr>
                  <w:rFonts w:ascii="Arial" w:eastAsia="Times New Roman" w:hAnsi="Arial" w:cs="Arial"/>
                  <w:sz w:val="22"/>
                  <w:szCs w:val="22"/>
                  <w:lang w:val="de-DE" w:eastAsia="de-DE"/>
                </w:rPr>
                <w:delText>30</w:delText>
              </w:r>
            </w:del>
            <w:del w:id="1170" w:author="praktikum" w:date="2022-04-05T10:09:00Z">
              <w:r w:rsidRPr="00BD0198" w:rsidDel="000A0E9A">
                <w:rPr>
                  <w:rFonts w:ascii="Arial" w:eastAsia="Times New Roman" w:hAnsi="Arial" w:cs="Arial"/>
                  <w:sz w:val="22"/>
                  <w:szCs w:val="22"/>
                  <w:lang w:val="de-DE" w:eastAsia="de-DE"/>
                </w:rPr>
                <w:delText>,</w:delText>
              </w:r>
            </w:del>
            <w:del w:id="1171" w:author="praktikum" w:date="2022-04-12T15:18:00Z">
              <w:r w:rsidRPr="00BD0198" w:rsidDel="00DF436C">
                <w:rPr>
                  <w:rFonts w:ascii="Arial" w:eastAsia="Times New Roman" w:hAnsi="Arial" w:cs="Arial"/>
                  <w:sz w:val="22"/>
                  <w:szCs w:val="22"/>
                  <w:lang w:val="de-DE" w:eastAsia="de-DE"/>
                </w:rPr>
                <w:delText>39</w:delText>
              </w:r>
            </w:del>
          </w:p>
        </w:tc>
        <w:tc>
          <w:tcPr>
            <w:tcW w:w="1076" w:type="dxa"/>
            <w:tcBorders>
              <w:top w:val="nil"/>
              <w:left w:val="nil"/>
              <w:bottom w:val="nil"/>
              <w:right w:val="nil"/>
            </w:tcBorders>
            <w:shd w:val="clear" w:color="auto" w:fill="auto"/>
            <w:noWrap/>
            <w:vAlign w:val="center"/>
          </w:tcPr>
          <w:p w14:paraId="48556FB3" w14:textId="4554DF8D" w:rsidR="00BD0198" w:rsidRPr="00BD0198" w:rsidDel="00DF436C" w:rsidRDefault="00BD0198" w:rsidP="00BD0198">
            <w:pPr>
              <w:spacing w:after="0" w:line="240" w:lineRule="auto"/>
              <w:contextualSpacing w:val="0"/>
              <w:jc w:val="both"/>
              <w:rPr>
                <w:del w:id="1172" w:author="praktikum" w:date="2022-04-12T15:18:00Z"/>
                <w:rFonts w:ascii="Arial" w:eastAsia="Times New Roman" w:hAnsi="Arial" w:cs="Arial"/>
                <w:sz w:val="22"/>
                <w:szCs w:val="22"/>
                <w:lang w:val="de-DE" w:eastAsia="de-DE"/>
              </w:rPr>
            </w:pPr>
            <w:del w:id="1173" w:author="praktikum" w:date="2022-04-05T10:26:00Z">
              <w:r w:rsidRPr="00BD0198" w:rsidDel="00821F75">
                <w:rPr>
                  <w:rFonts w:ascii="Arial" w:eastAsia="Times New Roman" w:hAnsi="Arial" w:cs="Arial"/>
                  <w:sz w:val="22"/>
                  <w:szCs w:val="22"/>
                  <w:lang w:val="de-DE" w:eastAsia="de-DE"/>
                </w:rPr>
                <w:delText>+-</w:delText>
              </w:r>
            </w:del>
            <w:del w:id="1174" w:author="praktikum" w:date="2022-04-12T15:18:00Z">
              <w:r w:rsidRPr="00BD0198" w:rsidDel="00DF436C">
                <w:rPr>
                  <w:rFonts w:ascii="Arial" w:eastAsia="Times New Roman" w:hAnsi="Arial" w:cs="Arial"/>
                  <w:sz w:val="22"/>
                  <w:szCs w:val="22"/>
                  <w:lang w:val="de-DE" w:eastAsia="de-DE"/>
                </w:rPr>
                <w:delText>1</w:delText>
              </w:r>
            </w:del>
            <w:del w:id="1175" w:author="praktikum" w:date="2022-04-05T10:09:00Z">
              <w:r w:rsidRPr="00BD0198" w:rsidDel="000A0E9A">
                <w:rPr>
                  <w:rFonts w:ascii="Arial" w:eastAsia="Times New Roman" w:hAnsi="Arial" w:cs="Arial"/>
                  <w:sz w:val="22"/>
                  <w:szCs w:val="22"/>
                  <w:lang w:val="de-DE" w:eastAsia="de-DE"/>
                </w:rPr>
                <w:delText>,</w:delText>
              </w:r>
            </w:del>
            <w:del w:id="1176" w:author="praktikum" w:date="2022-04-12T15:18:00Z">
              <w:r w:rsidRPr="00BD0198" w:rsidDel="00DF436C">
                <w:rPr>
                  <w:rFonts w:ascii="Arial" w:eastAsia="Times New Roman" w:hAnsi="Arial" w:cs="Arial"/>
                  <w:sz w:val="22"/>
                  <w:szCs w:val="22"/>
                  <w:lang w:val="de-DE" w:eastAsia="de-DE"/>
                </w:rPr>
                <w:delText>99</w:delText>
              </w:r>
            </w:del>
          </w:p>
        </w:tc>
        <w:tc>
          <w:tcPr>
            <w:tcW w:w="876" w:type="dxa"/>
            <w:tcBorders>
              <w:top w:val="nil"/>
              <w:left w:val="nil"/>
              <w:bottom w:val="nil"/>
              <w:right w:val="nil"/>
            </w:tcBorders>
            <w:shd w:val="clear" w:color="auto" w:fill="auto"/>
            <w:noWrap/>
            <w:vAlign w:val="center"/>
          </w:tcPr>
          <w:p w14:paraId="10AAF621" w14:textId="6410F751" w:rsidR="00BD0198" w:rsidRPr="00BD0198" w:rsidDel="00DF436C" w:rsidRDefault="00BD0198" w:rsidP="00BD0198">
            <w:pPr>
              <w:spacing w:after="0" w:line="240" w:lineRule="auto"/>
              <w:contextualSpacing w:val="0"/>
              <w:jc w:val="both"/>
              <w:rPr>
                <w:del w:id="1177" w:author="praktikum" w:date="2022-04-12T15:18:00Z"/>
                <w:rFonts w:ascii="Arial" w:eastAsia="Times New Roman" w:hAnsi="Arial" w:cs="Arial"/>
                <w:sz w:val="22"/>
                <w:szCs w:val="22"/>
                <w:lang w:val="de-DE" w:eastAsia="de-DE"/>
              </w:rPr>
            </w:pPr>
            <w:del w:id="1178" w:author="praktikum" w:date="2022-04-12T15:18:00Z">
              <w:r w:rsidRPr="00BD0198" w:rsidDel="00DF436C">
                <w:rPr>
                  <w:rFonts w:ascii="Arial" w:eastAsia="Times New Roman" w:hAnsi="Arial" w:cs="Arial"/>
                  <w:sz w:val="22"/>
                  <w:szCs w:val="22"/>
                  <w:lang w:val="de-DE" w:eastAsia="de-DE"/>
                </w:rPr>
                <w:delText>30</w:delText>
              </w:r>
            </w:del>
            <w:del w:id="1179" w:author="praktikum" w:date="2022-04-05T10:09:00Z">
              <w:r w:rsidRPr="00BD0198" w:rsidDel="000A0E9A">
                <w:rPr>
                  <w:rFonts w:ascii="Arial" w:eastAsia="Times New Roman" w:hAnsi="Arial" w:cs="Arial"/>
                  <w:sz w:val="22"/>
                  <w:szCs w:val="22"/>
                  <w:lang w:val="de-DE" w:eastAsia="de-DE"/>
                </w:rPr>
                <w:delText>,</w:delText>
              </w:r>
            </w:del>
            <w:del w:id="1180" w:author="praktikum" w:date="2022-04-12T15:18:00Z">
              <w:r w:rsidRPr="00BD0198" w:rsidDel="00DF436C">
                <w:rPr>
                  <w:rFonts w:ascii="Arial" w:eastAsia="Times New Roman" w:hAnsi="Arial" w:cs="Arial"/>
                  <w:sz w:val="22"/>
                  <w:szCs w:val="22"/>
                  <w:lang w:val="de-DE" w:eastAsia="de-DE"/>
                </w:rPr>
                <w:delText>35</w:delText>
              </w:r>
            </w:del>
          </w:p>
        </w:tc>
        <w:tc>
          <w:tcPr>
            <w:tcW w:w="1076" w:type="dxa"/>
            <w:tcBorders>
              <w:top w:val="nil"/>
              <w:left w:val="nil"/>
              <w:bottom w:val="nil"/>
              <w:right w:val="nil"/>
            </w:tcBorders>
            <w:shd w:val="clear" w:color="auto" w:fill="auto"/>
            <w:noWrap/>
            <w:vAlign w:val="center"/>
          </w:tcPr>
          <w:p w14:paraId="09B10A23" w14:textId="79ECC91F" w:rsidR="00BD0198" w:rsidRPr="00BD0198" w:rsidDel="00DF436C" w:rsidRDefault="00BD0198" w:rsidP="00BD0198">
            <w:pPr>
              <w:spacing w:after="0" w:line="240" w:lineRule="auto"/>
              <w:contextualSpacing w:val="0"/>
              <w:jc w:val="both"/>
              <w:rPr>
                <w:del w:id="1181" w:author="praktikum" w:date="2022-04-12T15:18:00Z"/>
                <w:rFonts w:ascii="Arial" w:eastAsia="Times New Roman" w:hAnsi="Arial" w:cs="Arial"/>
                <w:sz w:val="22"/>
                <w:szCs w:val="22"/>
                <w:lang w:val="de-DE" w:eastAsia="de-DE"/>
              </w:rPr>
            </w:pPr>
            <w:del w:id="1182" w:author="praktikum" w:date="2022-04-05T10:26:00Z">
              <w:r w:rsidRPr="00BD0198" w:rsidDel="00821F75">
                <w:rPr>
                  <w:rFonts w:ascii="Arial" w:eastAsia="Times New Roman" w:hAnsi="Arial" w:cs="Arial"/>
                  <w:sz w:val="22"/>
                  <w:szCs w:val="22"/>
                  <w:lang w:val="de-DE" w:eastAsia="de-DE"/>
                </w:rPr>
                <w:delText>+-</w:delText>
              </w:r>
            </w:del>
            <w:del w:id="1183" w:author="praktikum" w:date="2022-04-12T15:18:00Z">
              <w:r w:rsidRPr="00BD0198" w:rsidDel="00DF436C">
                <w:rPr>
                  <w:rFonts w:ascii="Arial" w:eastAsia="Times New Roman" w:hAnsi="Arial" w:cs="Arial"/>
                  <w:sz w:val="22"/>
                  <w:szCs w:val="22"/>
                  <w:lang w:val="de-DE" w:eastAsia="de-DE"/>
                </w:rPr>
                <w:delText>2</w:delText>
              </w:r>
            </w:del>
            <w:del w:id="1184" w:author="praktikum" w:date="2022-04-05T10:09:00Z">
              <w:r w:rsidRPr="00BD0198" w:rsidDel="000A0E9A">
                <w:rPr>
                  <w:rFonts w:ascii="Arial" w:eastAsia="Times New Roman" w:hAnsi="Arial" w:cs="Arial"/>
                  <w:sz w:val="22"/>
                  <w:szCs w:val="22"/>
                  <w:lang w:val="de-DE" w:eastAsia="de-DE"/>
                </w:rPr>
                <w:delText>,</w:delText>
              </w:r>
            </w:del>
            <w:del w:id="1185" w:author="praktikum" w:date="2022-04-12T15:18:00Z">
              <w:r w:rsidRPr="00BD0198" w:rsidDel="00DF436C">
                <w:rPr>
                  <w:rFonts w:ascii="Arial" w:eastAsia="Times New Roman" w:hAnsi="Arial" w:cs="Arial"/>
                  <w:sz w:val="22"/>
                  <w:szCs w:val="22"/>
                  <w:lang w:val="de-DE" w:eastAsia="de-DE"/>
                </w:rPr>
                <w:delText>48</w:delText>
              </w:r>
            </w:del>
          </w:p>
        </w:tc>
        <w:tc>
          <w:tcPr>
            <w:tcW w:w="876" w:type="dxa"/>
            <w:tcBorders>
              <w:top w:val="nil"/>
              <w:left w:val="nil"/>
              <w:bottom w:val="nil"/>
              <w:right w:val="nil"/>
            </w:tcBorders>
            <w:shd w:val="clear" w:color="auto" w:fill="auto"/>
            <w:noWrap/>
            <w:vAlign w:val="center"/>
          </w:tcPr>
          <w:p w14:paraId="67DE9264" w14:textId="0BEC9D48" w:rsidR="00BD0198" w:rsidRPr="00BD0198" w:rsidDel="00DF436C" w:rsidRDefault="00BD0198" w:rsidP="00BD0198">
            <w:pPr>
              <w:spacing w:after="0" w:line="240" w:lineRule="auto"/>
              <w:contextualSpacing w:val="0"/>
              <w:jc w:val="both"/>
              <w:rPr>
                <w:del w:id="1186" w:author="praktikum" w:date="2022-04-12T15:18:00Z"/>
                <w:rFonts w:ascii="Arial" w:eastAsia="Times New Roman" w:hAnsi="Arial" w:cs="Arial"/>
                <w:sz w:val="22"/>
                <w:szCs w:val="22"/>
                <w:lang w:val="de-DE" w:eastAsia="de-DE"/>
              </w:rPr>
            </w:pPr>
            <w:del w:id="1187" w:author="praktikum" w:date="2022-04-12T15:18:00Z">
              <w:r w:rsidRPr="00BD0198" w:rsidDel="00DF436C">
                <w:rPr>
                  <w:rFonts w:ascii="Arial" w:eastAsia="Times New Roman" w:hAnsi="Arial" w:cs="Arial"/>
                  <w:sz w:val="22"/>
                  <w:szCs w:val="22"/>
                  <w:lang w:val="de-DE" w:eastAsia="de-DE"/>
                </w:rPr>
                <w:delText>31</w:delText>
              </w:r>
            </w:del>
            <w:del w:id="1188" w:author="praktikum" w:date="2022-04-05T10:09:00Z">
              <w:r w:rsidRPr="00BD0198" w:rsidDel="000A0E9A">
                <w:rPr>
                  <w:rFonts w:ascii="Arial" w:eastAsia="Times New Roman" w:hAnsi="Arial" w:cs="Arial"/>
                  <w:sz w:val="22"/>
                  <w:szCs w:val="22"/>
                  <w:lang w:val="de-DE" w:eastAsia="de-DE"/>
                </w:rPr>
                <w:delText>,</w:delText>
              </w:r>
            </w:del>
            <w:del w:id="1189" w:author="praktikum" w:date="2022-04-12T15:18:00Z">
              <w:r w:rsidRPr="00BD0198" w:rsidDel="00DF436C">
                <w:rPr>
                  <w:rFonts w:ascii="Arial" w:eastAsia="Times New Roman" w:hAnsi="Arial" w:cs="Arial"/>
                  <w:sz w:val="22"/>
                  <w:szCs w:val="22"/>
                  <w:lang w:val="de-DE" w:eastAsia="de-DE"/>
                </w:rPr>
                <w:delText>00</w:delText>
              </w:r>
            </w:del>
          </w:p>
        </w:tc>
        <w:tc>
          <w:tcPr>
            <w:tcW w:w="1045" w:type="dxa"/>
            <w:tcBorders>
              <w:top w:val="nil"/>
              <w:left w:val="nil"/>
              <w:bottom w:val="nil"/>
              <w:right w:val="nil"/>
            </w:tcBorders>
            <w:shd w:val="clear" w:color="auto" w:fill="auto"/>
            <w:noWrap/>
            <w:vAlign w:val="center"/>
          </w:tcPr>
          <w:p w14:paraId="60A2F093" w14:textId="0F5A7FBE" w:rsidR="00BD0198" w:rsidRPr="00BD0198" w:rsidDel="00DF436C" w:rsidRDefault="00BD0198" w:rsidP="00BD0198">
            <w:pPr>
              <w:spacing w:after="0" w:line="240" w:lineRule="auto"/>
              <w:contextualSpacing w:val="0"/>
              <w:jc w:val="both"/>
              <w:rPr>
                <w:del w:id="1190" w:author="praktikum" w:date="2022-04-12T15:18:00Z"/>
                <w:rFonts w:ascii="Arial" w:eastAsia="Times New Roman" w:hAnsi="Arial" w:cs="Arial"/>
                <w:sz w:val="22"/>
                <w:szCs w:val="22"/>
                <w:lang w:val="de-DE" w:eastAsia="de-DE"/>
              </w:rPr>
            </w:pPr>
            <w:del w:id="1191" w:author="praktikum" w:date="2022-04-05T10:26:00Z">
              <w:r w:rsidRPr="00BD0198" w:rsidDel="00821F75">
                <w:rPr>
                  <w:rFonts w:ascii="Arial" w:eastAsia="Times New Roman" w:hAnsi="Arial" w:cs="Arial"/>
                  <w:sz w:val="22"/>
                  <w:szCs w:val="22"/>
                  <w:lang w:val="de-DE" w:eastAsia="de-DE"/>
                </w:rPr>
                <w:delText>+-</w:delText>
              </w:r>
            </w:del>
            <w:del w:id="1192" w:author="praktikum" w:date="2022-04-12T15:18:00Z">
              <w:r w:rsidRPr="00BD0198" w:rsidDel="00DF436C">
                <w:rPr>
                  <w:rFonts w:ascii="Arial" w:eastAsia="Times New Roman" w:hAnsi="Arial" w:cs="Arial"/>
                  <w:sz w:val="22"/>
                  <w:szCs w:val="22"/>
                  <w:lang w:val="de-DE" w:eastAsia="de-DE"/>
                </w:rPr>
                <w:delText>2</w:delText>
              </w:r>
            </w:del>
            <w:del w:id="1193" w:author="praktikum" w:date="2022-04-05T10:09:00Z">
              <w:r w:rsidRPr="00BD0198" w:rsidDel="000A0E9A">
                <w:rPr>
                  <w:rFonts w:ascii="Arial" w:eastAsia="Times New Roman" w:hAnsi="Arial" w:cs="Arial"/>
                  <w:sz w:val="22"/>
                  <w:szCs w:val="22"/>
                  <w:lang w:val="de-DE" w:eastAsia="de-DE"/>
                </w:rPr>
                <w:delText>,</w:delText>
              </w:r>
            </w:del>
            <w:del w:id="1194" w:author="praktikum" w:date="2022-04-12T15:18:00Z">
              <w:r w:rsidRPr="00BD0198" w:rsidDel="00DF436C">
                <w:rPr>
                  <w:rFonts w:ascii="Arial" w:eastAsia="Times New Roman" w:hAnsi="Arial" w:cs="Arial"/>
                  <w:sz w:val="22"/>
                  <w:szCs w:val="22"/>
                  <w:lang w:val="de-DE" w:eastAsia="de-DE"/>
                </w:rPr>
                <w:delText>78</w:delText>
              </w:r>
            </w:del>
          </w:p>
        </w:tc>
      </w:tr>
      <w:tr w:rsidR="00BD7C7D" w:rsidRPr="00BD0198" w:rsidDel="00DF436C" w14:paraId="14E31DA9" w14:textId="5EBAC60A" w:rsidTr="00EB31DA">
        <w:trPr>
          <w:trHeight w:val="227"/>
          <w:del w:id="1195" w:author="praktikum" w:date="2022-04-12T15:18:00Z"/>
        </w:trPr>
        <w:tc>
          <w:tcPr>
            <w:tcW w:w="3247" w:type="dxa"/>
            <w:tcBorders>
              <w:top w:val="nil"/>
              <w:left w:val="nil"/>
              <w:bottom w:val="nil"/>
              <w:right w:val="nil"/>
            </w:tcBorders>
            <w:shd w:val="clear" w:color="auto" w:fill="auto"/>
            <w:noWrap/>
            <w:vAlign w:val="center"/>
          </w:tcPr>
          <w:p w14:paraId="6287E3B0" w14:textId="34DDCE21" w:rsidR="00BD0198" w:rsidRPr="00BD0198" w:rsidDel="00DF436C" w:rsidRDefault="00BD0198" w:rsidP="00BD0198">
            <w:pPr>
              <w:spacing w:after="0" w:line="240" w:lineRule="auto"/>
              <w:contextualSpacing w:val="0"/>
              <w:jc w:val="both"/>
              <w:rPr>
                <w:del w:id="1196" w:author="praktikum" w:date="2022-04-12T15:18:00Z"/>
                <w:rFonts w:ascii="Arial" w:eastAsia="Times New Roman" w:hAnsi="Arial" w:cs="Arial"/>
                <w:sz w:val="22"/>
                <w:szCs w:val="22"/>
                <w:lang w:val="de-DE" w:eastAsia="de-DE"/>
              </w:rPr>
            </w:pPr>
            <w:del w:id="1197" w:author="praktikum" w:date="2022-04-12T15:18:00Z">
              <w:r w:rsidRPr="00BD0198" w:rsidDel="00DF436C">
                <w:rPr>
                  <w:rFonts w:ascii="Arial" w:eastAsia="Times New Roman" w:hAnsi="Arial" w:cs="Arial"/>
                  <w:sz w:val="22"/>
                  <w:szCs w:val="22"/>
                  <w:lang w:val="de-DE" w:eastAsia="de-DE"/>
                </w:rPr>
                <w:delText xml:space="preserve">Education </w:delText>
              </w:r>
            </w:del>
            <w:del w:id="1198" w:author="praktikum" w:date="2022-04-05T10:12:00Z">
              <w:r w:rsidRPr="00BD0198" w:rsidDel="00E21C8C">
                <w:rPr>
                  <w:rFonts w:ascii="Arial" w:eastAsia="Times New Roman" w:hAnsi="Arial" w:cs="Arial"/>
                  <w:sz w:val="22"/>
                  <w:szCs w:val="22"/>
                  <w:lang w:val="de-DE" w:eastAsia="de-DE"/>
                </w:rPr>
                <w:delText xml:space="preserve">in </w:delText>
              </w:r>
            </w:del>
            <w:del w:id="1199" w:author="praktikum" w:date="2022-04-12T15:18:00Z">
              <w:r w:rsidRPr="00BD0198" w:rsidDel="00DF436C">
                <w:rPr>
                  <w:rFonts w:ascii="Arial" w:eastAsia="Times New Roman" w:hAnsi="Arial" w:cs="Arial"/>
                  <w:sz w:val="22"/>
                  <w:szCs w:val="22"/>
                  <w:lang w:val="de-DE" w:eastAsia="de-DE"/>
                </w:rPr>
                <w:delText>years</w:delText>
              </w:r>
            </w:del>
          </w:p>
        </w:tc>
        <w:tc>
          <w:tcPr>
            <w:tcW w:w="876" w:type="dxa"/>
            <w:tcBorders>
              <w:top w:val="nil"/>
              <w:left w:val="nil"/>
              <w:bottom w:val="nil"/>
              <w:right w:val="nil"/>
            </w:tcBorders>
            <w:shd w:val="clear" w:color="auto" w:fill="auto"/>
            <w:noWrap/>
            <w:vAlign w:val="center"/>
          </w:tcPr>
          <w:p w14:paraId="1236D0D9" w14:textId="3C399A1C" w:rsidR="00BD0198" w:rsidRPr="00BD0198" w:rsidDel="00DF436C" w:rsidRDefault="00BD0198" w:rsidP="00BD0198">
            <w:pPr>
              <w:spacing w:after="0" w:line="240" w:lineRule="auto"/>
              <w:contextualSpacing w:val="0"/>
              <w:jc w:val="both"/>
              <w:rPr>
                <w:del w:id="1200" w:author="praktikum" w:date="2022-04-12T15:18:00Z"/>
                <w:rFonts w:ascii="Arial" w:eastAsia="Times New Roman" w:hAnsi="Arial" w:cs="Arial"/>
                <w:sz w:val="22"/>
                <w:szCs w:val="22"/>
                <w:lang w:val="de-DE" w:eastAsia="de-DE"/>
              </w:rPr>
            </w:pPr>
            <w:del w:id="1201" w:author="praktikum" w:date="2022-04-12T15:18:00Z">
              <w:r w:rsidRPr="00BD0198" w:rsidDel="00DF436C">
                <w:rPr>
                  <w:rFonts w:ascii="Arial" w:eastAsia="Times New Roman" w:hAnsi="Arial" w:cs="Arial"/>
                  <w:sz w:val="22"/>
                  <w:szCs w:val="22"/>
                  <w:lang w:val="de-DE" w:eastAsia="de-DE"/>
                </w:rPr>
                <w:delText>16</w:delText>
              </w:r>
            </w:del>
            <w:del w:id="1202" w:author="praktikum" w:date="2022-04-05T10:09:00Z">
              <w:r w:rsidRPr="00BD0198" w:rsidDel="000A0E9A">
                <w:rPr>
                  <w:rFonts w:ascii="Arial" w:eastAsia="Times New Roman" w:hAnsi="Arial" w:cs="Arial"/>
                  <w:sz w:val="22"/>
                  <w:szCs w:val="22"/>
                  <w:lang w:val="de-DE" w:eastAsia="de-DE"/>
                </w:rPr>
                <w:delText>,</w:delText>
              </w:r>
            </w:del>
            <w:del w:id="1203" w:author="praktikum" w:date="2022-04-12T15:18:00Z">
              <w:r w:rsidRPr="00BD0198" w:rsidDel="00DF436C">
                <w:rPr>
                  <w:rFonts w:ascii="Arial" w:eastAsia="Times New Roman" w:hAnsi="Arial" w:cs="Arial"/>
                  <w:sz w:val="22"/>
                  <w:szCs w:val="22"/>
                  <w:lang w:val="de-DE" w:eastAsia="de-DE"/>
                </w:rPr>
                <w:delText>54</w:delText>
              </w:r>
            </w:del>
          </w:p>
        </w:tc>
        <w:tc>
          <w:tcPr>
            <w:tcW w:w="1076" w:type="dxa"/>
            <w:tcBorders>
              <w:top w:val="nil"/>
              <w:left w:val="nil"/>
              <w:bottom w:val="nil"/>
              <w:right w:val="nil"/>
            </w:tcBorders>
            <w:shd w:val="clear" w:color="auto" w:fill="auto"/>
            <w:noWrap/>
            <w:vAlign w:val="center"/>
          </w:tcPr>
          <w:p w14:paraId="5BF6DC9D" w14:textId="08DA0103" w:rsidR="00BD0198" w:rsidRPr="00BD0198" w:rsidDel="00DF436C" w:rsidRDefault="00BD0198" w:rsidP="00BD0198">
            <w:pPr>
              <w:spacing w:after="0" w:line="240" w:lineRule="auto"/>
              <w:contextualSpacing w:val="0"/>
              <w:jc w:val="both"/>
              <w:rPr>
                <w:del w:id="1204" w:author="praktikum" w:date="2022-04-12T15:18:00Z"/>
                <w:rFonts w:ascii="Arial" w:eastAsia="Times New Roman" w:hAnsi="Arial" w:cs="Arial"/>
                <w:sz w:val="22"/>
                <w:szCs w:val="22"/>
                <w:lang w:val="de-DE" w:eastAsia="de-DE"/>
              </w:rPr>
            </w:pPr>
            <w:del w:id="1205" w:author="praktikum" w:date="2022-04-05T10:26:00Z">
              <w:r w:rsidRPr="00BD0198" w:rsidDel="00821F75">
                <w:rPr>
                  <w:rFonts w:ascii="Arial" w:eastAsia="Times New Roman" w:hAnsi="Arial" w:cs="Arial"/>
                  <w:sz w:val="22"/>
                  <w:szCs w:val="22"/>
                  <w:lang w:val="de-DE" w:eastAsia="de-DE"/>
                </w:rPr>
                <w:delText>+-</w:delText>
              </w:r>
            </w:del>
            <w:del w:id="1206" w:author="praktikum" w:date="2022-04-12T15:18:00Z">
              <w:r w:rsidRPr="00BD0198" w:rsidDel="00DF436C">
                <w:rPr>
                  <w:rFonts w:ascii="Arial" w:eastAsia="Times New Roman" w:hAnsi="Arial" w:cs="Arial"/>
                  <w:sz w:val="22"/>
                  <w:szCs w:val="22"/>
                  <w:lang w:val="de-DE" w:eastAsia="de-DE"/>
                </w:rPr>
                <w:delText>2</w:delText>
              </w:r>
            </w:del>
            <w:del w:id="1207" w:author="praktikum" w:date="2022-04-05T10:09:00Z">
              <w:r w:rsidRPr="00BD0198" w:rsidDel="000A0E9A">
                <w:rPr>
                  <w:rFonts w:ascii="Arial" w:eastAsia="Times New Roman" w:hAnsi="Arial" w:cs="Arial"/>
                  <w:sz w:val="22"/>
                  <w:szCs w:val="22"/>
                  <w:lang w:val="de-DE" w:eastAsia="de-DE"/>
                </w:rPr>
                <w:delText>,</w:delText>
              </w:r>
            </w:del>
            <w:del w:id="1208" w:author="praktikum" w:date="2022-04-12T15:18:00Z">
              <w:r w:rsidRPr="00BD0198" w:rsidDel="00DF436C">
                <w:rPr>
                  <w:rFonts w:ascii="Arial" w:eastAsia="Times New Roman" w:hAnsi="Arial" w:cs="Arial"/>
                  <w:sz w:val="22"/>
                  <w:szCs w:val="22"/>
                  <w:lang w:val="de-DE" w:eastAsia="de-DE"/>
                </w:rPr>
                <w:delText>20</w:delText>
              </w:r>
            </w:del>
          </w:p>
        </w:tc>
        <w:tc>
          <w:tcPr>
            <w:tcW w:w="876" w:type="dxa"/>
            <w:tcBorders>
              <w:top w:val="nil"/>
              <w:left w:val="nil"/>
              <w:bottom w:val="nil"/>
              <w:right w:val="nil"/>
            </w:tcBorders>
            <w:shd w:val="clear" w:color="auto" w:fill="auto"/>
            <w:noWrap/>
            <w:vAlign w:val="center"/>
          </w:tcPr>
          <w:p w14:paraId="287A4D53" w14:textId="2E658597" w:rsidR="00BD0198" w:rsidRPr="00BD0198" w:rsidDel="00DF436C" w:rsidRDefault="00BD0198" w:rsidP="00BD0198">
            <w:pPr>
              <w:spacing w:after="0" w:line="240" w:lineRule="auto"/>
              <w:contextualSpacing w:val="0"/>
              <w:jc w:val="both"/>
              <w:rPr>
                <w:del w:id="1209" w:author="praktikum" w:date="2022-04-12T15:18:00Z"/>
                <w:rFonts w:ascii="Arial" w:eastAsia="Times New Roman" w:hAnsi="Arial" w:cs="Arial"/>
                <w:sz w:val="22"/>
                <w:szCs w:val="22"/>
                <w:lang w:val="de-DE" w:eastAsia="de-DE"/>
              </w:rPr>
            </w:pPr>
            <w:del w:id="1210" w:author="praktikum" w:date="2022-04-12T15:18:00Z">
              <w:r w:rsidRPr="00BD0198" w:rsidDel="00DF436C">
                <w:rPr>
                  <w:rFonts w:ascii="Arial" w:eastAsia="Times New Roman" w:hAnsi="Arial" w:cs="Arial"/>
                  <w:sz w:val="22"/>
                  <w:szCs w:val="22"/>
                  <w:lang w:val="de-DE" w:eastAsia="de-DE"/>
                </w:rPr>
                <w:delText>16</w:delText>
              </w:r>
            </w:del>
            <w:del w:id="1211" w:author="praktikum" w:date="2022-04-05T10:09:00Z">
              <w:r w:rsidRPr="00BD0198" w:rsidDel="000A0E9A">
                <w:rPr>
                  <w:rFonts w:ascii="Arial" w:eastAsia="Times New Roman" w:hAnsi="Arial" w:cs="Arial"/>
                  <w:sz w:val="22"/>
                  <w:szCs w:val="22"/>
                  <w:lang w:val="de-DE" w:eastAsia="de-DE"/>
                </w:rPr>
                <w:delText>,</w:delText>
              </w:r>
            </w:del>
            <w:del w:id="1212" w:author="praktikum" w:date="2022-04-12T15:18:00Z">
              <w:r w:rsidRPr="00BD0198" w:rsidDel="00DF436C">
                <w:rPr>
                  <w:rFonts w:ascii="Arial" w:eastAsia="Times New Roman" w:hAnsi="Arial" w:cs="Arial"/>
                  <w:sz w:val="22"/>
                  <w:szCs w:val="22"/>
                  <w:lang w:val="de-DE" w:eastAsia="de-DE"/>
                </w:rPr>
                <w:delText>73</w:delText>
              </w:r>
            </w:del>
          </w:p>
        </w:tc>
        <w:tc>
          <w:tcPr>
            <w:tcW w:w="1076" w:type="dxa"/>
            <w:tcBorders>
              <w:top w:val="nil"/>
              <w:left w:val="nil"/>
              <w:bottom w:val="nil"/>
              <w:right w:val="nil"/>
            </w:tcBorders>
            <w:shd w:val="clear" w:color="auto" w:fill="auto"/>
            <w:noWrap/>
            <w:vAlign w:val="center"/>
          </w:tcPr>
          <w:p w14:paraId="76F53E45" w14:textId="07C2BFDC" w:rsidR="00BD0198" w:rsidRPr="00BD0198" w:rsidDel="00DF436C" w:rsidRDefault="00BD0198" w:rsidP="00BD0198">
            <w:pPr>
              <w:spacing w:after="0" w:line="240" w:lineRule="auto"/>
              <w:contextualSpacing w:val="0"/>
              <w:jc w:val="both"/>
              <w:rPr>
                <w:del w:id="1213" w:author="praktikum" w:date="2022-04-12T15:18:00Z"/>
                <w:rFonts w:ascii="Arial" w:eastAsia="Times New Roman" w:hAnsi="Arial" w:cs="Arial"/>
                <w:sz w:val="22"/>
                <w:szCs w:val="22"/>
                <w:lang w:val="de-DE" w:eastAsia="de-DE"/>
              </w:rPr>
            </w:pPr>
            <w:del w:id="1214" w:author="praktikum" w:date="2022-04-05T10:26:00Z">
              <w:r w:rsidRPr="00BD0198" w:rsidDel="00821F75">
                <w:rPr>
                  <w:rFonts w:ascii="Arial" w:eastAsia="Times New Roman" w:hAnsi="Arial" w:cs="Arial"/>
                  <w:sz w:val="22"/>
                  <w:szCs w:val="22"/>
                  <w:lang w:val="de-DE" w:eastAsia="de-DE"/>
                </w:rPr>
                <w:delText>+-</w:delText>
              </w:r>
            </w:del>
            <w:del w:id="1215" w:author="praktikum" w:date="2022-04-12T15:18:00Z">
              <w:r w:rsidRPr="00BD0198" w:rsidDel="00DF436C">
                <w:rPr>
                  <w:rFonts w:ascii="Arial" w:eastAsia="Times New Roman" w:hAnsi="Arial" w:cs="Arial"/>
                  <w:sz w:val="22"/>
                  <w:szCs w:val="22"/>
                  <w:lang w:val="de-DE" w:eastAsia="de-DE"/>
                </w:rPr>
                <w:delText>2</w:delText>
              </w:r>
            </w:del>
            <w:del w:id="1216" w:author="praktikum" w:date="2022-04-05T10:09:00Z">
              <w:r w:rsidRPr="00BD0198" w:rsidDel="000A0E9A">
                <w:rPr>
                  <w:rFonts w:ascii="Arial" w:eastAsia="Times New Roman" w:hAnsi="Arial" w:cs="Arial"/>
                  <w:sz w:val="22"/>
                  <w:szCs w:val="22"/>
                  <w:lang w:val="de-DE" w:eastAsia="de-DE"/>
                </w:rPr>
                <w:delText>,</w:delText>
              </w:r>
            </w:del>
            <w:del w:id="1217" w:author="praktikum" w:date="2022-04-12T15:18:00Z">
              <w:r w:rsidRPr="00BD0198" w:rsidDel="00DF436C">
                <w:rPr>
                  <w:rFonts w:ascii="Arial" w:eastAsia="Times New Roman" w:hAnsi="Arial" w:cs="Arial"/>
                  <w:sz w:val="22"/>
                  <w:szCs w:val="22"/>
                  <w:lang w:val="de-DE" w:eastAsia="de-DE"/>
                </w:rPr>
                <w:delText>99</w:delText>
              </w:r>
            </w:del>
          </w:p>
        </w:tc>
        <w:tc>
          <w:tcPr>
            <w:tcW w:w="876" w:type="dxa"/>
            <w:tcBorders>
              <w:top w:val="nil"/>
              <w:left w:val="nil"/>
              <w:bottom w:val="nil"/>
              <w:right w:val="nil"/>
            </w:tcBorders>
            <w:shd w:val="clear" w:color="auto" w:fill="auto"/>
            <w:noWrap/>
            <w:vAlign w:val="center"/>
          </w:tcPr>
          <w:p w14:paraId="3962C418" w14:textId="554711C5" w:rsidR="00BD0198" w:rsidRPr="00BD0198" w:rsidDel="00DF436C" w:rsidRDefault="00BD0198" w:rsidP="00BD0198">
            <w:pPr>
              <w:spacing w:after="0" w:line="240" w:lineRule="auto"/>
              <w:contextualSpacing w:val="0"/>
              <w:jc w:val="both"/>
              <w:rPr>
                <w:del w:id="1218" w:author="praktikum" w:date="2022-04-12T15:18:00Z"/>
                <w:rFonts w:ascii="Arial" w:eastAsia="Times New Roman" w:hAnsi="Arial" w:cs="Arial"/>
                <w:sz w:val="22"/>
                <w:szCs w:val="22"/>
                <w:lang w:val="de-DE" w:eastAsia="de-DE"/>
              </w:rPr>
            </w:pPr>
            <w:del w:id="1219" w:author="praktikum" w:date="2022-04-12T15:18:00Z">
              <w:r w:rsidRPr="00BD0198" w:rsidDel="00DF436C">
                <w:rPr>
                  <w:rFonts w:ascii="Arial" w:eastAsia="Times New Roman" w:hAnsi="Arial" w:cs="Arial"/>
                  <w:sz w:val="22"/>
                  <w:szCs w:val="22"/>
                  <w:lang w:val="de-DE" w:eastAsia="de-DE"/>
                </w:rPr>
                <w:delText>17</w:delText>
              </w:r>
            </w:del>
            <w:del w:id="1220" w:author="praktikum" w:date="2022-04-05T10:09:00Z">
              <w:r w:rsidRPr="00BD0198" w:rsidDel="000A0E9A">
                <w:rPr>
                  <w:rFonts w:ascii="Arial" w:eastAsia="Times New Roman" w:hAnsi="Arial" w:cs="Arial"/>
                  <w:sz w:val="22"/>
                  <w:szCs w:val="22"/>
                  <w:lang w:val="de-DE" w:eastAsia="de-DE"/>
                </w:rPr>
                <w:delText>,</w:delText>
              </w:r>
            </w:del>
            <w:del w:id="1221" w:author="praktikum" w:date="2022-04-12T15:18:00Z">
              <w:r w:rsidRPr="00BD0198" w:rsidDel="00DF436C">
                <w:rPr>
                  <w:rFonts w:ascii="Arial" w:eastAsia="Times New Roman" w:hAnsi="Arial" w:cs="Arial"/>
                  <w:sz w:val="22"/>
                  <w:szCs w:val="22"/>
                  <w:lang w:val="de-DE" w:eastAsia="de-DE"/>
                </w:rPr>
                <w:delText>42</w:delText>
              </w:r>
            </w:del>
          </w:p>
        </w:tc>
        <w:tc>
          <w:tcPr>
            <w:tcW w:w="1045" w:type="dxa"/>
            <w:tcBorders>
              <w:top w:val="nil"/>
              <w:left w:val="nil"/>
              <w:bottom w:val="nil"/>
              <w:right w:val="nil"/>
            </w:tcBorders>
            <w:shd w:val="clear" w:color="auto" w:fill="auto"/>
            <w:noWrap/>
            <w:vAlign w:val="center"/>
          </w:tcPr>
          <w:p w14:paraId="1D099D45" w14:textId="22818AE9" w:rsidR="00BD0198" w:rsidRPr="00BD0198" w:rsidDel="00DF436C" w:rsidRDefault="00BD0198" w:rsidP="00BD0198">
            <w:pPr>
              <w:spacing w:after="0" w:line="240" w:lineRule="auto"/>
              <w:contextualSpacing w:val="0"/>
              <w:jc w:val="both"/>
              <w:rPr>
                <w:del w:id="1222" w:author="praktikum" w:date="2022-04-12T15:18:00Z"/>
                <w:rFonts w:ascii="Arial" w:eastAsia="Times New Roman" w:hAnsi="Arial" w:cs="Arial"/>
                <w:sz w:val="22"/>
                <w:szCs w:val="22"/>
                <w:lang w:val="de-DE" w:eastAsia="de-DE"/>
              </w:rPr>
            </w:pPr>
            <w:del w:id="1223" w:author="praktikum" w:date="2022-04-05T10:26:00Z">
              <w:r w:rsidRPr="00BD0198" w:rsidDel="00821F75">
                <w:rPr>
                  <w:rFonts w:ascii="Arial" w:eastAsia="Times New Roman" w:hAnsi="Arial" w:cs="Arial"/>
                  <w:sz w:val="22"/>
                  <w:szCs w:val="22"/>
                  <w:lang w:val="de-DE" w:eastAsia="de-DE"/>
                </w:rPr>
                <w:delText>+-</w:delText>
              </w:r>
            </w:del>
            <w:del w:id="1224" w:author="praktikum" w:date="2022-04-12T15:18:00Z">
              <w:r w:rsidRPr="00BD0198" w:rsidDel="00DF436C">
                <w:rPr>
                  <w:rFonts w:ascii="Arial" w:eastAsia="Times New Roman" w:hAnsi="Arial" w:cs="Arial"/>
                  <w:sz w:val="22"/>
                  <w:szCs w:val="22"/>
                  <w:lang w:val="de-DE" w:eastAsia="de-DE"/>
                </w:rPr>
                <w:delText>3</w:delText>
              </w:r>
            </w:del>
            <w:del w:id="1225" w:author="praktikum" w:date="2022-04-05T10:09:00Z">
              <w:r w:rsidRPr="00BD0198" w:rsidDel="000A0E9A">
                <w:rPr>
                  <w:rFonts w:ascii="Arial" w:eastAsia="Times New Roman" w:hAnsi="Arial" w:cs="Arial"/>
                  <w:sz w:val="22"/>
                  <w:szCs w:val="22"/>
                  <w:lang w:val="de-DE" w:eastAsia="de-DE"/>
                </w:rPr>
                <w:delText>,</w:delText>
              </w:r>
            </w:del>
            <w:del w:id="1226" w:author="praktikum" w:date="2022-04-12T15:18:00Z">
              <w:r w:rsidRPr="00BD0198" w:rsidDel="00DF436C">
                <w:rPr>
                  <w:rFonts w:ascii="Arial" w:eastAsia="Times New Roman" w:hAnsi="Arial" w:cs="Arial"/>
                  <w:sz w:val="22"/>
                  <w:szCs w:val="22"/>
                  <w:lang w:val="de-DE" w:eastAsia="de-DE"/>
                </w:rPr>
                <w:delText>22</w:delText>
              </w:r>
            </w:del>
          </w:p>
        </w:tc>
      </w:tr>
      <w:tr w:rsidR="00BD7C7D" w:rsidRPr="00BD0198" w:rsidDel="00DF436C" w14:paraId="611881FB" w14:textId="2409B574" w:rsidTr="00EB31DA">
        <w:trPr>
          <w:trHeight w:val="227"/>
          <w:del w:id="1227" w:author="praktikum" w:date="2022-04-12T15:18:00Z"/>
        </w:trPr>
        <w:tc>
          <w:tcPr>
            <w:tcW w:w="3247" w:type="dxa"/>
            <w:tcBorders>
              <w:top w:val="nil"/>
              <w:left w:val="nil"/>
              <w:bottom w:val="nil"/>
              <w:right w:val="nil"/>
            </w:tcBorders>
            <w:shd w:val="clear" w:color="auto" w:fill="auto"/>
            <w:noWrap/>
            <w:vAlign w:val="center"/>
          </w:tcPr>
          <w:p w14:paraId="67F59BB5" w14:textId="3E4C4CB8" w:rsidR="00BD0198" w:rsidRPr="00BD0198" w:rsidDel="00DF436C" w:rsidRDefault="00BD0198" w:rsidP="00BD0198">
            <w:pPr>
              <w:spacing w:after="0" w:line="240" w:lineRule="auto"/>
              <w:contextualSpacing w:val="0"/>
              <w:jc w:val="both"/>
              <w:rPr>
                <w:del w:id="1228" w:author="praktikum" w:date="2022-04-12T15:18:00Z"/>
                <w:rFonts w:ascii="Arial" w:eastAsia="Times New Roman" w:hAnsi="Arial" w:cs="Arial"/>
                <w:sz w:val="22"/>
                <w:szCs w:val="22"/>
                <w:lang w:val="de-DE" w:eastAsia="de-DE"/>
              </w:rPr>
            </w:pPr>
            <w:del w:id="1229" w:author="praktikum" w:date="2022-04-12T15:18:00Z">
              <w:r w:rsidRPr="00BD0198" w:rsidDel="00DF436C">
                <w:rPr>
                  <w:rFonts w:ascii="Arial" w:eastAsia="Times New Roman" w:hAnsi="Arial" w:cs="Arial"/>
                  <w:sz w:val="22"/>
                  <w:szCs w:val="22"/>
                  <w:lang w:val="de-DE" w:eastAsia="de-DE"/>
                </w:rPr>
                <w:delText>D2 Score (</w:delText>
              </w:r>
            </w:del>
            <w:del w:id="1230" w:author="praktikum" w:date="2022-04-05T10:12:00Z">
              <w:r w:rsidRPr="00B013CD" w:rsidDel="00E21C8C">
                <w:rPr>
                  <w:rFonts w:ascii="Arial" w:eastAsia="Times New Roman" w:hAnsi="Arial" w:cs="Arial"/>
                  <w:sz w:val="22"/>
                  <w:szCs w:val="22"/>
                  <w:lang w:val="de-DE" w:eastAsia="de-DE"/>
                  <w:rPrChange w:id="1231" w:author="praktikum" w:date="2022-04-06T14:54:00Z">
                    <w:rPr>
                      <w:rFonts w:ascii="Arial" w:eastAsia="Times New Roman" w:hAnsi="Arial" w:cs="Arial"/>
                      <w:color w:val="FF0000"/>
                      <w:sz w:val="22"/>
                      <w:szCs w:val="22"/>
                      <w:lang w:val="de-DE" w:eastAsia="de-DE"/>
                    </w:rPr>
                  </w:rPrChange>
                </w:rPr>
                <w:delText>Gesamtwert</w:delText>
              </w:r>
            </w:del>
            <w:del w:id="1232" w:author="praktikum" w:date="2022-04-12T15:18:00Z">
              <w:r w:rsidRPr="00E21C8C" w:rsidDel="00DF436C">
                <w:rPr>
                  <w:rFonts w:ascii="Arial" w:eastAsia="Times New Roman" w:hAnsi="Arial" w:cs="Arial"/>
                  <w:sz w:val="22"/>
                  <w:szCs w:val="22"/>
                  <w:lang w:val="de-DE" w:eastAsia="de-DE"/>
                  <w:rPrChange w:id="1233" w:author="praktikum" w:date="2022-04-05T10:12:00Z">
                    <w:rPr>
                      <w:rFonts w:ascii="Arial" w:eastAsia="Times New Roman" w:hAnsi="Arial" w:cs="Arial"/>
                      <w:color w:val="FF0000"/>
                      <w:sz w:val="22"/>
                      <w:szCs w:val="22"/>
                      <w:lang w:val="de-DE" w:eastAsia="de-DE"/>
                    </w:rPr>
                  </w:rPrChange>
                </w:rPr>
                <w:delText>)</w:delText>
              </w:r>
            </w:del>
          </w:p>
        </w:tc>
        <w:tc>
          <w:tcPr>
            <w:tcW w:w="876" w:type="dxa"/>
            <w:tcBorders>
              <w:top w:val="nil"/>
              <w:left w:val="nil"/>
              <w:bottom w:val="single" w:sz="4" w:space="0" w:color="auto"/>
              <w:right w:val="nil"/>
            </w:tcBorders>
            <w:shd w:val="clear" w:color="auto" w:fill="auto"/>
            <w:noWrap/>
            <w:vAlign w:val="center"/>
          </w:tcPr>
          <w:p w14:paraId="54635B40" w14:textId="1027F594" w:rsidR="00BD0198" w:rsidRPr="00BD0198" w:rsidDel="00DF436C" w:rsidRDefault="00BD0198" w:rsidP="00BD0198">
            <w:pPr>
              <w:spacing w:after="0" w:line="240" w:lineRule="auto"/>
              <w:contextualSpacing w:val="0"/>
              <w:jc w:val="both"/>
              <w:rPr>
                <w:del w:id="1234" w:author="praktikum" w:date="2022-04-12T15:18:00Z"/>
                <w:rFonts w:ascii="Arial" w:eastAsia="Times New Roman" w:hAnsi="Arial" w:cs="Arial"/>
                <w:sz w:val="22"/>
                <w:szCs w:val="22"/>
                <w:lang w:val="de-DE" w:eastAsia="de-DE"/>
              </w:rPr>
            </w:pPr>
            <w:del w:id="1235" w:author="praktikum" w:date="2022-04-12T15:18:00Z">
              <w:r w:rsidRPr="00BD0198" w:rsidDel="00DF436C">
                <w:rPr>
                  <w:rFonts w:ascii="Arial" w:eastAsia="Times New Roman" w:hAnsi="Arial" w:cs="Arial"/>
                  <w:sz w:val="22"/>
                  <w:szCs w:val="22"/>
                  <w:lang w:val="de-DE" w:eastAsia="de-DE"/>
                </w:rPr>
                <w:delText>541</w:delText>
              </w:r>
            </w:del>
            <w:del w:id="1236" w:author="praktikum" w:date="2022-04-05T10:09:00Z">
              <w:r w:rsidRPr="00BD0198" w:rsidDel="000A0E9A">
                <w:rPr>
                  <w:rFonts w:ascii="Arial" w:eastAsia="Times New Roman" w:hAnsi="Arial" w:cs="Arial"/>
                  <w:sz w:val="22"/>
                  <w:szCs w:val="22"/>
                  <w:lang w:val="de-DE" w:eastAsia="de-DE"/>
                </w:rPr>
                <w:delText>,</w:delText>
              </w:r>
            </w:del>
            <w:del w:id="1237" w:author="praktikum" w:date="2022-04-12T15:18:00Z">
              <w:r w:rsidRPr="00BD0198" w:rsidDel="00DF436C">
                <w:rPr>
                  <w:rFonts w:ascii="Arial" w:eastAsia="Times New Roman" w:hAnsi="Arial" w:cs="Arial"/>
                  <w:sz w:val="22"/>
                  <w:szCs w:val="22"/>
                  <w:lang w:val="de-DE" w:eastAsia="de-DE"/>
                </w:rPr>
                <w:delText>65</w:delText>
              </w:r>
            </w:del>
          </w:p>
        </w:tc>
        <w:tc>
          <w:tcPr>
            <w:tcW w:w="1076" w:type="dxa"/>
            <w:tcBorders>
              <w:top w:val="nil"/>
              <w:left w:val="nil"/>
              <w:bottom w:val="single" w:sz="4" w:space="0" w:color="auto"/>
              <w:right w:val="nil"/>
            </w:tcBorders>
            <w:shd w:val="clear" w:color="auto" w:fill="auto"/>
            <w:noWrap/>
            <w:vAlign w:val="center"/>
          </w:tcPr>
          <w:p w14:paraId="02B080B1" w14:textId="6804F439" w:rsidR="00BD0198" w:rsidRPr="00BD0198" w:rsidDel="00DF436C" w:rsidRDefault="00BD0198" w:rsidP="00BD0198">
            <w:pPr>
              <w:spacing w:after="0" w:line="240" w:lineRule="auto"/>
              <w:contextualSpacing w:val="0"/>
              <w:jc w:val="both"/>
              <w:rPr>
                <w:del w:id="1238" w:author="praktikum" w:date="2022-04-12T15:18:00Z"/>
                <w:rFonts w:ascii="Arial" w:eastAsia="Times New Roman" w:hAnsi="Arial" w:cs="Arial"/>
                <w:sz w:val="22"/>
                <w:szCs w:val="22"/>
                <w:lang w:val="de-DE" w:eastAsia="de-DE"/>
              </w:rPr>
            </w:pPr>
            <w:del w:id="1239" w:author="praktikum" w:date="2022-04-05T10:26:00Z">
              <w:r w:rsidRPr="00BD0198" w:rsidDel="00821F75">
                <w:rPr>
                  <w:rFonts w:ascii="Arial" w:eastAsia="Times New Roman" w:hAnsi="Arial" w:cs="Arial"/>
                  <w:sz w:val="22"/>
                  <w:szCs w:val="22"/>
                  <w:lang w:val="de-DE" w:eastAsia="de-DE"/>
                </w:rPr>
                <w:delText>+-</w:delText>
              </w:r>
            </w:del>
            <w:del w:id="1240" w:author="praktikum" w:date="2022-04-12T15:18:00Z">
              <w:r w:rsidRPr="00BD0198" w:rsidDel="00DF436C">
                <w:rPr>
                  <w:rFonts w:ascii="Arial" w:eastAsia="Times New Roman" w:hAnsi="Arial" w:cs="Arial"/>
                  <w:sz w:val="22"/>
                  <w:szCs w:val="22"/>
                  <w:lang w:val="de-DE" w:eastAsia="de-DE"/>
                </w:rPr>
                <w:delText>62</w:delText>
              </w:r>
            </w:del>
            <w:del w:id="1241" w:author="praktikum" w:date="2022-04-05T10:09:00Z">
              <w:r w:rsidRPr="00BD0198" w:rsidDel="000A0E9A">
                <w:rPr>
                  <w:rFonts w:ascii="Arial" w:eastAsia="Times New Roman" w:hAnsi="Arial" w:cs="Arial"/>
                  <w:sz w:val="22"/>
                  <w:szCs w:val="22"/>
                  <w:lang w:val="de-DE" w:eastAsia="de-DE"/>
                </w:rPr>
                <w:delText>,</w:delText>
              </w:r>
            </w:del>
            <w:del w:id="1242" w:author="praktikum" w:date="2022-04-12T15:18:00Z">
              <w:r w:rsidRPr="00BD0198" w:rsidDel="00DF436C">
                <w:rPr>
                  <w:rFonts w:ascii="Arial" w:eastAsia="Times New Roman" w:hAnsi="Arial" w:cs="Arial"/>
                  <w:sz w:val="22"/>
                  <w:szCs w:val="22"/>
                  <w:lang w:val="de-DE" w:eastAsia="de-DE"/>
                </w:rPr>
                <w:delText>69</w:delText>
              </w:r>
            </w:del>
          </w:p>
        </w:tc>
        <w:tc>
          <w:tcPr>
            <w:tcW w:w="876" w:type="dxa"/>
            <w:tcBorders>
              <w:top w:val="nil"/>
              <w:left w:val="nil"/>
              <w:bottom w:val="single" w:sz="4" w:space="0" w:color="auto"/>
              <w:right w:val="nil"/>
            </w:tcBorders>
            <w:shd w:val="clear" w:color="auto" w:fill="auto"/>
            <w:noWrap/>
            <w:vAlign w:val="center"/>
          </w:tcPr>
          <w:p w14:paraId="4845C2FE" w14:textId="211A1729" w:rsidR="00BD0198" w:rsidRPr="00BD0198" w:rsidDel="00DF436C" w:rsidRDefault="00BD0198" w:rsidP="00BD0198">
            <w:pPr>
              <w:spacing w:after="0" w:line="240" w:lineRule="auto"/>
              <w:contextualSpacing w:val="0"/>
              <w:jc w:val="both"/>
              <w:rPr>
                <w:del w:id="1243" w:author="praktikum" w:date="2022-04-12T15:18:00Z"/>
                <w:rFonts w:ascii="Arial" w:eastAsia="Times New Roman" w:hAnsi="Arial" w:cs="Arial"/>
                <w:sz w:val="22"/>
                <w:szCs w:val="22"/>
                <w:lang w:val="de-DE" w:eastAsia="de-DE"/>
              </w:rPr>
            </w:pPr>
            <w:del w:id="1244" w:author="praktikum" w:date="2022-04-12T15:18:00Z">
              <w:r w:rsidRPr="00BD0198" w:rsidDel="00DF436C">
                <w:rPr>
                  <w:rFonts w:ascii="Arial" w:eastAsia="Times New Roman" w:hAnsi="Arial" w:cs="Arial"/>
                  <w:sz w:val="22"/>
                  <w:szCs w:val="22"/>
                  <w:lang w:val="de-DE" w:eastAsia="de-DE"/>
                </w:rPr>
                <w:delText>554</w:delText>
              </w:r>
            </w:del>
            <w:del w:id="1245" w:author="praktikum" w:date="2022-04-05T10:09:00Z">
              <w:r w:rsidRPr="00BD0198" w:rsidDel="000A0E9A">
                <w:rPr>
                  <w:rFonts w:ascii="Arial" w:eastAsia="Times New Roman" w:hAnsi="Arial" w:cs="Arial"/>
                  <w:sz w:val="22"/>
                  <w:szCs w:val="22"/>
                  <w:lang w:val="de-DE" w:eastAsia="de-DE"/>
                </w:rPr>
                <w:delText>,</w:delText>
              </w:r>
            </w:del>
            <w:del w:id="1246" w:author="praktikum" w:date="2022-04-12T15:18:00Z">
              <w:r w:rsidRPr="00BD0198" w:rsidDel="00DF436C">
                <w:rPr>
                  <w:rFonts w:ascii="Arial" w:eastAsia="Times New Roman" w:hAnsi="Arial" w:cs="Arial"/>
                  <w:sz w:val="22"/>
                  <w:szCs w:val="22"/>
                  <w:lang w:val="de-DE" w:eastAsia="de-DE"/>
                </w:rPr>
                <w:delText>09</w:delText>
              </w:r>
            </w:del>
          </w:p>
        </w:tc>
        <w:tc>
          <w:tcPr>
            <w:tcW w:w="1076" w:type="dxa"/>
            <w:tcBorders>
              <w:top w:val="nil"/>
              <w:left w:val="nil"/>
              <w:bottom w:val="single" w:sz="4" w:space="0" w:color="auto"/>
              <w:right w:val="nil"/>
            </w:tcBorders>
            <w:shd w:val="clear" w:color="auto" w:fill="auto"/>
            <w:noWrap/>
            <w:vAlign w:val="center"/>
          </w:tcPr>
          <w:p w14:paraId="37566910" w14:textId="00F73B51" w:rsidR="00BD0198" w:rsidRPr="00BD0198" w:rsidDel="00DF436C" w:rsidRDefault="00BD0198" w:rsidP="00BD0198">
            <w:pPr>
              <w:spacing w:after="0" w:line="240" w:lineRule="auto"/>
              <w:contextualSpacing w:val="0"/>
              <w:jc w:val="both"/>
              <w:rPr>
                <w:del w:id="1247" w:author="praktikum" w:date="2022-04-12T15:18:00Z"/>
                <w:rFonts w:ascii="Arial" w:eastAsia="Times New Roman" w:hAnsi="Arial" w:cs="Arial"/>
                <w:sz w:val="22"/>
                <w:szCs w:val="22"/>
                <w:lang w:val="de-DE" w:eastAsia="de-DE"/>
              </w:rPr>
            </w:pPr>
            <w:del w:id="1248" w:author="praktikum" w:date="2022-04-05T10:26:00Z">
              <w:r w:rsidRPr="00BD0198" w:rsidDel="00821F75">
                <w:rPr>
                  <w:rFonts w:ascii="Arial" w:eastAsia="Times New Roman" w:hAnsi="Arial" w:cs="Arial"/>
                  <w:sz w:val="22"/>
                  <w:szCs w:val="22"/>
                  <w:lang w:val="de-DE" w:eastAsia="de-DE"/>
                </w:rPr>
                <w:delText>+-</w:delText>
              </w:r>
            </w:del>
            <w:del w:id="1249" w:author="praktikum" w:date="2022-04-12T15:18:00Z">
              <w:r w:rsidRPr="00BD0198" w:rsidDel="00DF436C">
                <w:rPr>
                  <w:rFonts w:ascii="Arial" w:eastAsia="Times New Roman" w:hAnsi="Arial" w:cs="Arial"/>
                  <w:sz w:val="22"/>
                  <w:szCs w:val="22"/>
                  <w:lang w:val="de-DE" w:eastAsia="de-DE"/>
                </w:rPr>
                <w:delText>69</w:delText>
              </w:r>
            </w:del>
            <w:del w:id="1250" w:author="praktikum" w:date="2022-04-05T10:09:00Z">
              <w:r w:rsidRPr="00BD0198" w:rsidDel="000A0E9A">
                <w:rPr>
                  <w:rFonts w:ascii="Arial" w:eastAsia="Times New Roman" w:hAnsi="Arial" w:cs="Arial"/>
                  <w:sz w:val="22"/>
                  <w:szCs w:val="22"/>
                  <w:lang w:val="de-DE" w:eastAsia="de-DE"/>
                </w:rPr>
                <w:delText>,</w:delText>
              </w:r>
            </w:del>
            <w:del w:id="1251" w:author="praktikum" w:date="2022-04-12T15:18:00Z">
              <w:r w:rsidRPr="00BD0198" w:rsidDel="00DF436C">
                <w:rPr>
                  <w:rFonts w:ascii="Arial" w:eastAsia="Times New Roman" w:hAnsi="Arial" w:cs="Arial"/>
                  <w:sz w:val="22"/>
                  <w:szCs w:val="22"/>
                  <w:lang w:val="de-DE" w:eastAsia="de-DE"/>
                </w:rPr>
                <w:delText>48</w:delText>
              </w:r>
            </w:del>
          </w:p>
        </w:tc>
        <w:tc>
          <w:tcPr>
            <w:tcW w:w="876" w:type="dxa"/>
            <w:tcBorders>
              <w:top w:val="nil"/>
              <w:left w:val="nil"/>
              <w:bottom w:val="single" w:sz="4" w:space="0" w:color="auto"/>
              <w:right w:val="nil"/>
            </w:tcBorders>
            <w:shd w:val="clear" w:color="auto" w:fill="auto"/>
            <w:noWrap/>
            <w:vAlign w:val="center"/>
          </w:tcPr>
          <w:p w14:paraId="09094CAE" w14:textId="27AB477A" w:rsidR="00BD0198" w:rsidRPr="00BD0198" w:rsidDel="00DF436C" w:rsidRDefault="00BD0198" w:rsidP="00BD0198">
            <w:pPr>
              <w:spacing w:after="0" w:line="240" w:lineRule="auto"/>
              <w:contextualSpacing w:val="0"/>
              <w:jc w:val="both"/>
              <w:rPr>
                <w:del w:id="1252" w:author="praktikum" w:date="2022-04-12T15:18:00Z"/>
                <w:rFonts w:ascii="Arial" w:eastAsia="Times New Roman" w:hAnsi="Arial" w:cs="Arial"/>
                <w:sz w:val="22"/>
                <w:szCs w:val="22"/>
                <w:lang w:val="de-DE" w:eastAsia="de-DE"/>
              </w:rPr>
            </w:pPr>
            <w:del w:id="1253" w:author="praktikum" w:date="2022-04-12T15:18:00Z">
              <w:r w:rsidRPr="00BD0198" w:rsidDel="00DF436C">
                <w:rPr>
                  <w:rFonts w:ascii="Arial" w:eastAsia="Times New Roman" w:hAnsi="Arial" w:cs="Arial"/>
                  <w:sz w:val="22"/>
                  <w:szCs w:val="22"/>
                  <w:lang w:val="de-DE" w:eastAsia="de-DE"/>
                </w:rPr>
                <w:delText>528</w:delText>
              </w:r>
            </w:del>
            <w:del w:id="1254" w:author="praktikum" w:date="2022-04-05T10:09:00Z">
              <w:r w:rsidRPr="00BD0198" w:rsidDel="000A0E9A">
                <w:rPr>
                  <w:rFonts w:ascii="Arial" w:eastAsia="Times New Roman" w:hAnsi="Arial" w:cs="Arial"/>
                  <w:sz w:val="22"/>
                  <w:szCs w:val="22"/>
                  <w:lang w:val="de-DE" w:eastAsia="de-DE"/>
                </w:rPr>
                <w:delText>,</w:delText>
              </w:r>
            </w:del>
            <w:del w:id="1255" w:author="praktikum" w:date="2022-04-12T15:18:00Z">
              <w:r w:rsidRPr="00BD0198" w:rsidDel="00DF436C">
                <w:rPr>
                  <w:rFonts w:ascii="Arial" w:eastAsia="Times New Roman" w:hAnsi="Arial" w:cs="Arial"/>
                  <w:sz w:val="22"/>
                  <w:szCs w:val="22"/>
                  <w:lang w:val="de-DE" w:eastAsia="de-DE"/>
                </w:rPr>
                <w:delText>96</w:delText>
              </w:r>
            </w:del>
          </w:p>
        </w:tc>
        <w:tc>
          <w:tcPr>
            <w:tcW w:w="1045" w:type="dxa"/>
            <w:tcBorders>
              <w:top w:val="nil"/>
              <w:left w:val="nil"/>
              <w:bottom w:val="single" w:sz="4" w:space="0" w:color="auto"/>
              <w:right w:val="nil"/>
            </w:tcBorders>
            <w:shd w:val="clear" w:color="auto" w:fill="auto"/>
            <w:noWrap/>
            <w:vAlign w:val="center"/>
          </w:tcPr>
          <w:p w14:paraId="44CF55B9" w14:textId="70E1DDDF" w:rsidR="00BD0198" w:rsidRPr="00BD0198" w:rsidDel="00DF436C" w:rsidRDefault="00BD0198" w:rsidP="00BD0198">
            <w:pPr>
              <w:spacing w:after="0" w:line="240" w:lineRule="auto"/>
              <w:contextualSpacing w:val="0"/>
              <w:jc w:val="both"/>
              <w:rPr>
                <w:del w:id="1256" w:author="praktikum" w:date="2022-04-12T15:18:00Z"/>
                <w:rFonts w:ascii="Arial" w:eastAsia="Times New Roman" w:hAnsi="Arial" w:cs="Arial"/>
                <w:sz w:val="22"/>
                <w:szCs w:val="22"/>
                <w:lang w:val="de-DE" w:eastAsia="de-DE"/>
              </w:rPr>
            </w:pPr>
            <w:del w:id="1257" w:author="praktikum" w:date="2022-04-05T10:26:00Z">
              <w:r w:rsidRPr="00BD0198" w:rsidDel="00821F75">
                <w:rPr>
                  <w:rFonts w:ascii="Arial" w:eastAsia="Times New Roman" w:hAnsi="Arial" w:cs="Arial"/>
                  <w:sz w:val="22"/>
                  <w:szCs w:val="22"/>
                  <w:lang w:val="de-DE" w:eastAsia="de-DE"/>
                </w:rPr>
                <w:delText>+-</w:delText>
              </w:r>
            </w:del>
            <w:del w:id="1258" w:author="praktikum" w:date="2022-04-12T15:18:00Z">
              <w:r w:rsidRPr="00BD0198" w:rsidDel="00DF436C">
                <w:rPr>
                  <w:rFonts w:ascii="Arial" w:eastAsia="Times New Roman" w:hAnsi="Arial" w:cs="Arial"/>
                  <w:sz w:val="22"/>
                  <w:szCs w:val="22"/>
                  <w:lang w:val="de-DE" w:eastAsia="de-DE"/>
                </w:rPr>
                <w:delText>62</w:delText>
              </w:r>
            </w:del>
            <w:del w:id="1259" w:author="praktikum" w:date="2022-04-05T10:09:00Z">
              <w:r w:rsidRPr="00BD0198" w:rsidDel="000A0E9A">
                <w:rPr>
                  <w:rFonts w:ascii="Arial" w:eastAsia="Times New Roman" w:hAnsi="Arial" w:cs="Arial"/>
                  <w:sz w:val="22"/>
                  <w:szCs w:val="22"/>
                  <w:lang w:val="de-DE" w:eastAsia="de-DE"/>
                </w:rPr>
                <w:delText>,</w:delText>
              </w:r>
            </w:del>
            <w:del w:id="1260" w:author="praktikum" w:date="2022-04-12T15:18:00Z">
              <w:r w:rsidRPr="00BD0198" w:rsidDel="00DF436C">
                <w:rPr>
                  <w:rFonts w:ascii="Arial" w:eastAsia="Times New Roman" w:hAnsi="Arial" w:cs="Arial"/>
                  <w:sz w:val="22"/>
                  <w:szCs w:val="22"/>
                  <w:lang w:val="de-DE" w:eastAsia="de-DE"/>
                </w:rPr>
                <w:delText>88</w:delText>
              </w:r>
            </w:del>
          </w:p>
        </w:tc>
      </w:tr>
      <w:tr w:rsidR="00BD7C7D" w:rsidRPr="00BD0198" w:rsidDel="00DF436C" w14:paraId="466B73FA" w14:textId="0F380440" w:rsidTr="00EB31DA">
        <w:trPr>
          <w:trHeight w:val="227"/>
          <w:del w:id="1261" w:author="praktikum" w:date="2022-04-12T15:18:00Z"/>
        </w:trPr>
        <w:tc>
          <w:tcPr>
            <w:tcW w:w="4123" w:type="dxa"/>
            <w:gridSpan w:val="2"/>
            <w:tcBorders>
              <w:top w:val="nil"/>
              <w:left w:val="nil"/>
              <w:bottom w:val="nil"/>
              <w:right w:val="nil"/>
            </w:tcBorders>
            <w:shd w:val="clear" w:color="auto" w:fill="auto"/>
            <w:noWrap/>
            <w:vAlign w:val="center"/>
          </w:tcPr>
          <w:p w14:paraId="043F69FB" w14:textId="2382E18F" w:rsidR="00BD0198" w:rsidRPr="00BD0198" w:rsidDel="00DF436C" w:rsidRDefault="00BD0198" w:rsidP="00BD0198">
            <w:pPr>
              <w:spacing w:after="0" w:line="240" w:lineRule="auto"/>
              <w:contextualSpacing w:val="0"/>
              <w:rPr>
                <w:del w:id="1262" w:author="praktikum" w:date="2022-04-12T15:18:00Z"/>
                <w:rFonts w:ascii="Arial" w:eastAsia="Times New Roman" w:hAnsi="Arial" w:cs="Arial"/>
                <w:b/>
                <w:bCs/>
                <w:sz w:val="22"/>
                <w:szCs w:val="22"/>
                <w:lang w:val="de-DE" w:eastAsia="de-DE"/>
              </w:rPr>
            </w:pPr>
            <w:commentRangeStart w:id="1263"/>
            <w:del w:id="1264" w:author="praktikum" w:date="2022-04-12T15:18:00Z">
              <w:r w:rsidRPr="00BD0198" w:rsidDel="00DF436C">
                <w:rPr>
                  <w:rFonts w:ascii="Arial" w:eastAsia="Times New Roman" w:hAnsi="Arial" w:cs="Arial"/>
                  <w:b/>
                  <w:bCs/>
                  <w:sz w:val="22"/>
                  <w:szCs w:val="22"/>
                  <w:lang w:val="de-DE" w:eastAsia="de-DE"/>
                </w:rPr>
                <w:delText>Object Location Association Task</w:delText>
              </w:r>
              <w:commentRangeEnd w:id="1263"/>
              <w:r w:rsidR="00994B7E" w:rsidDel="00DF436C">
                <w:rPr>
                  <w:rStyle w:val="Kommentarzeichen"/>
                </w:rPr>
                <w:commentReference w:id="1263"/>
              </w:r>
            </w:del>
          </w:p>
        </w:tc>
        <w:tc>
          <w:tcPr>
            <w:tcW w:w="1076" w:type="dxa"/>
            <w:tcBorders>
              <w:top w:val="nil"/>
              <w:left w:val="nil"/>
              <w:bottom w:val="nil"/>
              <w:right w:val="nil"/>
            </w:tcBorders>
            <w:shd w:val="clear" w:color="auto" w:fill="auto"/>
            <w:noWrap/>
            <w:vAlign w:val="center"/>
          </w:tcPr>
          <w:p w14:paraId="0FD175F6" w14:textId="6F13EA30" w:rsidR="00BD0198" w:rsidRPr="00BD0198" w:rsidDel="00DF436C" w:rsidRDefault="00BD0198" w:rsidP="00BD0198">
            <w:pPr>
              <w:spacing w:after="0" w:line="240" w:lineRule="auto"/>
              <w:contextualSpacing w:val="0"/>
              <w:rPr>
                <w:del w:id="1265" w:author="praktikum" w:date="2022-04-12T15:18:00Z"/>
                <w:rFonts w:ascii="Arial" w:eastAsia="Times New Roman" w:hAnsi="Arial" w:cs="Arial"/>
                <w:b/>
                <w:bCs/>
                <w:sz w:val="22"/>
                <w:szCs w:val="22"/>
                <w:lang w:val="de-DE" w:eastAsia="de-DE"/>
              </w:rPr>
            </w:pPr>
          </w:p>
        </w:tc>
        <w:tc>
          <w:tcPr>
            <w:tcW w:w="876" w:type="dxa"/>
            <w:tcBorders>
              <w:top w:val="nil"/>
              <w:left w:val="nil"/>
              <w:bottom w:val="nil"/>
              <w:right w:val="nil"/>
            </w:tcBorders>
            <w:shd w:val="clear" w:color="auto" w:fill="auto"/>
            <w:noWrap/>
            <w:vAlign w:val="center"/>
          </w:tcPr>
          <w:p w14:paraId="71A7258C" w14:textId="6A0C18F7" w:rsidR="00BD0198" w:rsidRPr="00BD0198" w:rsidDel="00DF436C" w:rsidRDefault="00BD0198" w:rsidP="00BD0198">
            <w:pPr>
              <w:spacing w:after="0" w:line="240" w:lineRule="auto"/>
              <w:contextualSpacing w:val="0"/>
              <w:jc w:val="both"/>
              <w:rPr>
                <w:del w:id="1266" w:author="praktikum" w:date="2022-04-12T15:18:00Z"/>
                <w:rFonts w:eastAsia="Times New Roman"/>
                <w:sz w:val="22"/>
                <w:szCs w:val="22"/>
                <w:lang w:val="de-DE" w:eastAsia="de-DE"/>
              </w:rPr>
            </w:pPr>
          </w:p>
        </w:tc>
        <w:tc>
          <w:tcPr>
            <w:tcW w:w="1076" w:type="dxa"/>
            <w:tcBorders>
              <w:top w:val="nil"/>
              <w:left w:val="nil"/>
              <w:bottom w:val="nil"/>
              <w:right w:val="nil"/>
            </w:tcBorders>
            <w:shd w:val="clear" w:color="auto" w:fill="auto"/>
            <w:noWrap/>
            <w:vAlign w:val="center"/>
          </w:tcPr>
          <w:p w14:paraId="34585B21" w14:textId="6D269A5D" w:rsidR="00BD0198" w:rsidRPr="00BD0198" w:rsidDel="00DF436C" w:rsidRDefault="00BD0198" w:rsidP="00BD0198">
            <w:pPr>
              <w:spacing w:after="0" w:line="240" w:lineRule="auto"/>
              <w:contextualSpacing w:val="0"/>
              <w:jc w:val="both"/>
              <w:rPr>
                <w:del w:id="1267" w:author="praktikum" w:date="2022-04-12T15:18:00Z"/>
                <w:rFonts w:eastAsia="Times New Roman"/>
                <w:sz w:val="22"/>
                <w:szCs w:val="22"/>
                <w:lang w:val="de-DE" w:eastAsia="de-DE"/>
              </w:rPr>
            </w:pPr>
          </w:p>
        </w:tc>
        <w:tc>
          <w:tcPr>
            <w:tcW w:w="876" w:type="dxa"/>
            <w:tcBorders>
              <w:top w:val="nil"/>
              <w:left w:val="nil"/>
              <w:bottom w:val="nil"/>
              <w:right w:val="nil"/>
            </w:tcBorders>
            <w:shd w:val="clear" w:color="auto" w:fill="auto"/>
            <w:noWrap/>
            <w:vAlign w:val="center"/>
          </w:tcPr>
          <w:p w14:paraId="3CACD0CA" w14:textId="7CFCCB6E" w:rsidR="00BD0198" w:rsidRPr="00BD0198" w:rsidDel="00DF436C" w:rsidRDefault="00BD0198" w:rsidP="00BD0198">
            <w:pPr>
              <w:spacing w:after="0" w:line="240" w:lineRule="auto"/>
              <w:contextualSpacing w:val="0"/>
              <w:jc w:val="both"/>
              <w:rPr>
                <w:del w:id="1268" w:author="praktikum" w:date="2022-04-12T15:18:00Z"/>
                <w:rFonts w:eastAsia="Times New Roman"/>
                <w:sz w:val="22"/>
                <w:szCs w:val="22"/>
                <w:lang w:val="de-DE" w:eastAsia="de-DE"/>
              </w:rPr>
            </w:pPr>
          </w:p>
        </w:tc>
        <w:tc>
          <w:tcPr>
            <w:tcW w:w="1045" w:type="dxa"/>
            <w:tcBorders>
              <w:top w:val="nil"/>
              <w:left w:val="nil"/>
              <w:bottom w:val="nil"/>
              <w:right w:val="nil"/>
            </w:tcBorders>
            <w:shd w:val="clear" w:color="auto" w:fill="auto"/>
            <w:noWrap/>
            <w:vAlign w:val="center"/>
          </w:tcPr>
          <w:p w14:paraId="4CD29A04" w14:textId="09153FAA" w:rsidR="00BD0198" w:rsidRPr="00BD0198" w:rsidDel="00DF436C" w:rsidRDefault="00BD0198" w:rsidP="00BD0198">
            <w:pPr>
              <w:spacing w:after="0" w:line="240" w:lineRule="auto"/>
              <w:contextualSpacing w:val="0"/>
              <w:jc w:val="both"/>
              <w:rPr>
                <w:del w:id="1269" w:author="praktikum" w:date="2022-04-12T15:18:00Z"/>
                <w:rFonts w:eastAsia="Times New Roman"/>
                <w:sz w:val="22"/>
                <w:szCs w:val="22"/>
                <w:lang w:val="de-DE" w:eastAsia="de-DE"/>
              </w:rPr>
            </w:pPr>
          </w:p>
        </w:tc>
      </w:tr>
      <w:tr w:rsidR="00BD7C7D" w:rsidRPr="00BD0198" w:rsidDel="00DF436C" w14:paraId="483FB0F7" w14:textId="45323D6A" w:rsidTr="00EB31DA">
        <w:trPr>
          <w:trHeight w:val="227"/>
          <w:del w:id="1270" w:author="praktikum" w:date="2022-04-12T15:18:00Z"/>
        </w:trPr>
        <w:tc>
          <w:tcPr>
            <w:tcW w:w="3247" w:type="dxa"/>
            <w:tcBorders>
              <w:top w:val="nil"/>
              <w:left w:val="nil"/>
              <w:bottom w:val="nil"/>
              <w:right w:val="nil"/>
            </w:tcBorders>
            <w:shd w:val="clear" w:color="auto" w:fill="auto"/>
            <w:noWrap/>
            <w:vAlign w:val="center"/>
          </w:tcPr>
          <w:p w14:paraId="234D2692" w14:textId="7307B428" w:rsidR="00BD0198" w:rsidRPr="00BD0198" w:rsidDel="00DF436C" w:rsidRDefault="00BD0198" w:rsidP="00BD0198">
            <w:pPr>
              <w:spacing w:after="0" w:line="240" w:lineRule="auto"/>
              <w:contextualSpacing w:val="0"/>
              <w:jc w:val="both"/>
              <w:rPr>
                <w:del w:id="1271" w:author="praktikum" w:date="2022-04-12T15:18:00Z"/>
                <w:rFonts w:ascii="Arial" w:eastAsia="Times New Roman" w:hAnsi="Arial" w:cs="Arial"/>
                <w:sz w:val="22"/>
                <w:szCs w:val="22"/>
                <w:lang w:val="de-DE" w:eastAsia="de-DE"/>
              </w:rPr>
            </w:pPr>
            <w:commentRangeStart w:id="1272"/>
            <w:del w:id="1273" w:author="praktikum" w:date="2022-04-12T15:18:00Z">
              <w:r w:rsidRPr="00BD0198" w:rsidDel="00DF436C">
                <w:rPr>
                  <w:rFonts w:ascii="Arial" w:eastAsia="Times New Roman" w:hAnsi="Arial" w:cs="Arial"/>
                  <w:sz w:val="22"/>
                  <w:szCs w:val="22"/>
                  <w:lang w:val="de-DE" w:eastAsia="de-DE"/>
                </w:rPr>
                <w:delText>Encoding:Accuracy (%)</w:delText>
              </w:r>
              <w:commentRangeEnd w:id="1272"/>
              <w:r w:rsidR="00E21C8C" w:rsidDel="00DF436C">
                <w:rPr>
                  <w:rStyle w:val="Kommentarzeichen"/>
                </w:rPr>
                <w:commentReference w:id="1272"/>
              </w:r>
            </w:del>
          </w:p>
        </w:tc>
        <w:tc>
          <w:tcPr>
            <w:tcW w:w="876" w:type="dxa"/>
            <w:tcBorders>
              <w:top w:val="nil"/>
              <w:left w:val="nil"/>
              <w:bottom w:val="nil"/>
              <w:right w:val="nil"/>
            </w:tcBorders>
            <w:shd w:val="clear" w:color="auto" w:fill="auto"/>
            <w:noWrap/>
            <w:vAlign w:val="center"/>
          </w:tcPr>
          <w:p w14:paraId="61CD8654" w14:textId="0997697B" w:rsidR="00BD0198" w:rsidRPr="00BD0198" w:rsidDel="00DF436C" w:rsidRDefault="00BD0198" w:rsidP="00BD0198">
            <w:pPr>
              <w:spacing w:after="0" w:line="240" w:lineRule="auto"/>
              <w:contextualSpacing w:val="0"/>
              <w:jc w:val="both"/>
              <w:rPr>
                <w:del w:id="1274" w:author="praktikum" w:date="2022-04-12T15:18:00Z"/>
                <w:rFonts w:ascii="Arial" w:eastAsia="Times New Roman" w:hAnsi="Arial" w:cs="Arial"/>
                <w:sz w:val="22"/>
                <w:szCs w:val="22"/>
                <w:lang w:val="de-DE" w:eastAsia="de-DE"/>
              </w:rPr>
            </w:pPr>
            <w:del w:id="1275" w:author="praktikum" w:date="2022-04-12T15:18:00Z">
              <w:r w:rsidRPr="00BD0198" w:rsidDel="00DF436C">
                <w:rPr>
                  <w:rFonts w:ascii="Arial" w:eastAsia="Times New Roman" w:hAnsi="Arial" w:cs="Arial"/>
                  <w:sz w:val="22"/>
                  <w:szCs w:val="22"/>
                  <w:lang w:val="de-DE" w:eastAsia="de-DE"/>
                </w:rPr>
                <w:delText>97</w:delText>
              </w:r>
            </w:del>
            <w:del w:id="1276" w:author="praktikum" w:date="2022-04-05T10:09:00Z">
              <w:r w:rsidRPr="00BD0198" w:rsidDel="000A0E9A">
                <w:rPr>
                  <w:rFonts w:ascii="Arial" w:eastAsia="Times New Roman" w:hAnsi="Arial" w:cs="Arial"/>
                  <w:sz w:val="22"/>
                  <w:szCs w:val="22"/>
                  <w:lang w:val="de-DE" w:eastAsia="de-DE"/>
                </w:rPr>
                <w:delText>,</w:delText>
              </w:r>
            </w:del>
            <w:del w:id="1277" w:author="praktikum" w:date="2022-04-12T15:18:00Z">
              <w:r w:rsidRPr="00BD0198" w:rsidDel="00DF436C">
                <w:rPr>
                  <w:rFonts w:ascii="Arial" w:eastAsia="Times New Roman" w:hAnsi="Arial" w:cs="Arial"/>
                  <w:sz w:val="22"/>
                  <w:szCs w:val="22"/>
                  <w:lang w:val="de-DE" w:eastAsia="de-DE"/>
                </w:rPr>
                <w:delText>42</w:delText>
              </w:r>
            </w:del>
          </w:p>
        </w:tc>
        <w:tc>
          <w:tcPr>
            <w:tcW w:w="1076" w:type="dxa"/>
            <w:tcBorders>
              <w:top w:val="nil"/>
              <w:left w:val="nil"/>
              <w:bottom w:val="nil"/>
              <w:right w:val="nil"/>
            </w:tcBorders>
            <w:shd w:val="clear" w:color="auto" w:fill="auto"/>
            <w:noWrap/>
            <w:vAlign w:val="center"/>
          </w:tcPr>
          <w:p w14:paraId="24A735CF" w14:textId="10B64C68" w:rsidR="00BD0198" w:rsidRPr="00BD0198" w:rsidDel="00DF436C" w:rsidRDefault="00BD0198" w:rsidP="00BD0198">
            <w:pPr>
              <w:spacing w:after="0" w:line="240" w:lineRule="auto"/>
              <w:contextualSpacing w:val="0"/>
              <w:jc w:val="both"/>
              <w:rPr>
                <w:del w:id="1278" w:author="praktikum" w:date="2022-04-12T15:18:00Z"/>
                <w:rFonts w:ascii="Arial" w:eastAsia="Times New Roman" w:hAnsi="Arial" w:cs="Arial"/>
                <w:sz w:val="22"/>
                <w:szCs w:val="22"/>
                <w:lang w:val="de-DE" w:eastAsia="de-DE"/>
              </w:rPr>
            </w:pPr>
            <w:del w:id="1279" w:author="praktikum" w:date="2022-04-05T10:26:00Z">
              <w:r w:rsidRPr="00BD0198" w:rsidDel="00821F75">
                <w:rPr>
                  <w:rFonts w:ascii="Arial" w:eastAsia="Times New Roman" w:hAnsi="Arial" w:cs="Arial"/>
                  <w:sz w:val="22"/>
                  <w:szCs w:val="22"/>
                  <w:lang w:val="de-DE" w:eastAsia="de-DE"/>
                </w:rPr>
                <w:delText>+-</w:delText>
              </w:r>
            </w:del>
            <w:del w:id="1280" w:author="praktikum" w:date="2022-04-12T15:18:00Z">
              <w:r w:rsidRPr="00BD0198" w:rsidDel="00DF436C">
                <w:rPr>
                  <w:rFonts w:ascii="Arial" w:eastAsia="Times New Roman" w:hAnsi="Arial" w:cs="Arial"/>
                  <w:sz w:val="22"/>
                  <w:szCs w:val="22"/>
                  <w:lang w:val="de-DE" w:eastAsia="de-DE"/>
                </w:rPr>
                <w:delText>2</w:delText>
              </w:r>
            </w:del>
            <w:del w:id="1281" w:author="praktikum" w:date="2022-04-05T10:09:00Z">
              <w:r w:rsidRPr="00BD0198" w:rsidDel="000A0E9A">
                <w:rPr>
                  <w:rFonts w:ascii="Arial" w:eastAsia="Times New Roman" w:hAnsi="Arial" w:cs="Arial"/>
                  <w:sz w:val="22"/>
                  <w:szCs w:val="22"/>
                  <w:lang w:val="de-DE" w:eastAsia="de-DE"/>
                </w:rPr>
                <w:delText>,</w:delText>
              </w:r>
            </w:del>
            <w:del w:id="1282" w:author="praktikum" w:date="2022-04-12T15:18:00Z">
              <w:r w:rsidRPr="00BD0198" w:rsidDel="00DF436C">
                <w:rPr>
                  <w:rFonts w:ascii="Arial" w:eastAsia="Times New Roman" w:hAnsi="Arial" w:cs="Arial"/>
                  <w:sz w:val="22"/>
                  <w:szCs w:val="22"/>
                  <w:lang w:val="de-DE" w:eastAsia="de-DE"/>
                </w:rPr>
                <w:delText>47</w:delText>
              </w:r>
            </w:del>
          </w:p>
        </w:tc>
        <w:tc>
          <w:tcPr>
            <w:tcW w:w="876" w:type="dxa"/>
            <w:tcBorders>
              <w:top w:val="nil"/>
              <w:left w:val="nil"/>
              <w:bottom w:val="nil"/>
              <w:right w:val="nil"/>
            </w:tcBorders>
            <w:shd w:val="clear" w:color="auto" w:fill="auto"/>
            <w:noWrap/>
            <w:vAlign w:val="center"/>
          </w:tcPr>
          <w:p w14:paraId="3DC81240" w14:textId="3C9DF884" w:rsidR="00BD0198" w:rsidRPr="00BD0198" w:rsidDel="00DF436C" w:rsidRDefault="00BD0198" w:rsidP="00BD0198">
            <w:pPr>
              <w:spacing w:after="0" w:line="240" w:lineRule="auto"/>
              <w:contextualSpacing w:val="0"/>
              <w:jc w:val="both"/>
              <w:rPr>
                <w:del w:id="1283" w:author="praktikum" w:date="2022-04-12T15:18:00Z"/>
                <w:rFonts w:ascii="Arial" w:eastAsia="Times New Roman" w:hAnsi="Arial" w:cs="Arial"/>
                <w:sz w:val="22"/>
                <w:szCs w:val="22"/>
                <w:lang w:val="de-DE" w:eastAsia="de-DE"/>
              </w:rPr>
            </w:pPr>
            <w:del w:id="1284" w:author="praktikum" w:date="2022-04-12T15:18:00Z">
              <w:r w:rsidRPr="00BD0198" w:rsidDel="00DF436C">
                <w:rPr>
                  <w:rFonts w:ascii="Arial" w:eastAsia="Times New Roman" w:hAnsi="Arial" w:cs="Arial"/>
                  <w:sz w:val="22"/>
                  <w:szCs w:val="22"/>
                  <w:lang w:val="de-DE" w:eastAsia="de-DE"/>
                </w:rPr>
                <w:delText>97</w:delText>
              </w:r>
            </w:del>
            <w:del w:id="1285" w:author="praktikum" w:date="2022-04-05T10:09:00Z">
              <w:r w:rsidRPr="00BD0198" w:rsidDel="000A0E9A">
                <w:rPr>
                  <w:rFonts w:ascii="Arial" w:eastAsia="Times New Roman" w:hAnsi="Arial" w:cs="Arial"/>
                  <w:sz w:val="22"/>
                  <w:szCs w:val="22"/>
                  <w:lang w:val="de-DE" w:eastAsia="de-DE"/>
                </w:rPr>
                <w:delText>,</w:delText>
              </w:r>
            </w:del>
            <w:del w:id="1286" w:author="praktikum" w:date="2022-04-12T15:18:00Z">
              <w:r w:rsidRPr="00BD0198" w:rsidDel="00DF436C">
                <w:rPr>
                  <w:rFonts w:ascii="Arial" w:eastAsia="Times New Roman" w:hAnsi="Arial" w:cs="Arial"/>
                  <w:sz w:val="22"/>
                  <w:szCs w:val="22"/>
                  <w:lang w:val="de-DE" w:eastAsia="de-DE"/>
                </w:rPr>
                <w:delText>69</w:delText>
              </w:r>
            </w:del>
          </w:p>
        </w:tc>
        <w:tc>
          <w:tcPr>
            <w:tcW w:w="1076" w:type="dxa"/>
            <w:tcBorders>
              <w:top w:val="nil"/>
              <w:left w:val="nil"/>
              <w:bottom w:val="nil"/>
              <w:right w:val="nil"/>
            </w:tcBorders>
            <w:shd w:val="clear" w:color="auto" w:fill="auto"/>
            <w:noWrap/>
            <w:vAlign w:val="center"/>
          </w:tcPr>
          <w:p w14:paraId="3F71091A" w14:textId="1353A56A" w:rsidR="00BD0198" w:rsidRPr="00BD0198" w:rsidDel="00DF436C" w:rsidRDefault="00BD0198" w:rsidP="00BD0198">
            <w:pPr>
              <w:spacing w:after="0" w:line="240" w:lineRule="auto"/>
              <w:contextualSpacing w:val="0"/>
              <w:jc w:val="both"/>
              <w:rPr>
                <w:del w:id="1287" w:author="praktikum" w:date="2022-04-12T15:18:00Z"/>
                <w:rFonts w:ascii="Arial" w:eastAsia="Times New Roman" w:hAnsi="Arial" w:cs="Arial"/>
                <w:sz w:val="22"/>
                <w:szCs w:val="22"/>
                <w:lang w:val="de-DE" w:eastAsia="de-DE"/>
              </w:rPr>
            </w:pPr>
            <w:del w:id="1288" w:author="praktikum" w:date="2022-04-05T10:26:00Z">
              <w:r w:rsidRPr="00BD0198" w:rsidDel="00821F75">
                <w:rPr>
                  <w:rFonts w:ascii="Arial" w:eastAsia="Times New Roman" w:hAnsi="Arial" w:cs="Arial"/>
                  <w:sz w:val="22"/>
                  <w:szCs w:val="22"/>
                  <w:lang w:val="de-DE" w:eastAsia="de-DE"/>
                </w:rPr>
                <w:delText>+-</w:delText>
              </w:r>
            </w:del>
            <w:del w:id="1289" w:author="praktikum" w:date="2022-04-12T15:18:00Z">
              <w:r w:rsidRPr="00BD0198" w:rsidDel="00DF436C">
                <w:rPr>
                  <w:rFonts w:ascii="Arial" w:eastAsia="Times New Roman" w:hAnsi="Arial" w:cs="Arial"/>
                  <w:sz w:val="22"/>
                  <w:szCs w:val="22"/>
                  <w:lang w:val="de-DE" w:eastAsia="de-DE"/>
                </w:rPr>
                <w:delText>2</w:delText>
              </w:r>
            </w:del>
            <w:del w:id="1290" w:author="praktikum" w:date="2022-04-05T10:09:00Z">
              <w:r w:rsidRPr="00BD0198" w:rsidDel="000A0E9A">
                <w:rPr>
                  <w:rFonts w:ascii="Arial" w:eastAsia="Times New Roman" w:hAnsi="Arial" w:cs="Arial"/>
                  <w:sz w:val="22"/>
                  <w:szCs w:val="22"/>
                  <w:lang w:val="de-DE" w:eastAsia="de-DE"/>
                </w:rPr>
                <w:delText>,</w:delText>
              </w:r>
            </w:del>
            <w:del w:id="1291" w:author="praktikum" w:date="2022-04-12T15:18:00Z">
              <w:r w:rsidRPr="00BD0198" w:rsidDel="00DF436C">
                <w:rPr>
                  <w:rFonts w:ascii="Arial" w:eastAsia="Times New Roman" w:hAnsi="Arial" w:cs="Arial"/>
                  <w:sz w:val="22"/>
                  <w:szCs w:val="22"/>
                  <w:lang w:val="de-DE" w:eastAsia="de-DE"/>
                </w:rPr>
                <w:delText>47</w:delText>
              </w:r>
            </w:del>
          </w:p>
        </w:tc>
        <w:tc>
          <w:tcPr>
            <w:tcW w:w="876" w:type="dxa"/>
            <w:tcBorders>
              <w:top w:val="nil"/>
              <w:left w:val="nil"/>
              <w:bottom w:val="nil"/>
              <w:right w:val="nil"/>
            </w:tcBorders>
            <w:shd w:val="clear" w:color="auto" w:fill="auto"/>
            <w:noWrap/>
            <w:vAlign w:val="center"/>
          </w:tcPr>
          <w:p w14:paraId="6E76FAD7" w14:textId="0AFD9599" w:rsidR="00BD0198" w:rsidRPr="00BD0198" w:rsidDel="00DF436C" w:rsidRDefault="00BD0198" w:rsidP="00BD0198">
            <w:pPr>
              <w:spacing w:after="0" w:line="240" w:lineRule="auto"/>
              <w:contextualSpacing w:val="0"/>
              <w:jc w:val="both"/>
              <w:rPr>
                <w:del w:id="1292" w:author="praktikum" w:date="2022-04-12T15:18:00Z"/>
                <w:rFonts w:ascii="Arial" w:eastAsia="Times New Roman" w:hAnsi="Arial" w:cs="Arial"/>
                <w:sz w:val="22"/>
                <w:szCs w:val="22"/>
                <w:lang w:val="de-DE" w:eastAsia="de-DE"/>
              </w:rPr>
            </w:pPr>
            <w:del w:id="1293" w:author="praktikum" w:date="2022-04-12T15:18:00Z">
              <w:r w:rsidRPr="00BD0198" w:rsidDel="00DF436C">
                <w:rPr>
                  <w:rFonts w:ascii="Arial" w:eastAsia="Times New Roman" w:hAnsi="Arial" w:cs="Arial"/>
                  <w:sz w:val="22"/>
                  <w:szCs w:val="22"/>
                  <w:lang w:val="de-DE" w:eastAsia="de-DE"/>
                </w:rPr>
                <w:delText>97</w:delText>
              </w:r>
            </w:del>
            <w:del w:id="1294" w:author="praktikum" w:date="2022-04-05T10:09:00Z">
              <w:r w:rsidRPr="00BD0198" w:rsidDel="000A0E9A">
                <w:rPr>
                  <w:rFonts w:ascii="Arial" w:eastAsia="Times New Roman" w:hAnsi="Arial" w:cs="Arial"/>
                  <w:sz w:val="22"/>
                  <w:szCs w:val="22"/>
                  <w:lang w:val="de-DE" w:eastAsia="de-DE"/>
                </w:rPr>
                <w:delText>,</w:delText>
              </w:r>
            </w:del>
            <w:del w:id="1295" w:author="praktikum" w:date="2022-04-12T15:18:00Z">
              <w:r w:rsidRPr="00BD0198" w:rsidDel="00DF436C">
                <w:rPr>
                  <w:rFonts w:ascii="Arial" w:eastAsia="Times New Roman" w:hAnsi="Arial" w:cs="Arial"/>
                  <w:sz w:val="22"/>
                  <w:szCs w:val="22"/>
                  <w:lang w:val="de-DE" w:eastAsia="de-DE"/>
                </w:rPr>
                <w:delText>21</w:delText>
              </w:r>
            </w:del>
          </w:p>
        </w:tc>
        <w:tc>
          <w:tcPr>
            <w:tcW w:w="1045" w:type="dxa"/>
            <w:tcBorders>
              <w:top w:val="nil"/>
              <w:left w:val="nil"/>
              <w:bottom w:val="nil"/>
              <w:right w:val="nil"/>
            </w:tcBorders>
            <w:shd w:val="clear" w:color="auto" w:fill="auto"/>
            <w:noWrap/>
            <w:vAlign w:val="center"/>
          </w:tcPr>
          <w:p w14:paraId="6582067C" w14:textId="3D60CA00" w:rsidR="00BD0198" w:rsidRPr="00BD0198" w:rsidDel="00DF436C" w:rsidRDefault="00BD0198" w:rsidP="00BD0198">
            <w:pPr>
              <w:spacing w:after="0" w:line="240" w:lineRule="auto"/>
              <w:contextualSpacing w:val="0"/>
              <w:jc w:val="both"/>
              <w:rPr>
                <w:del w:id="1296" w:author="praktikum" w:date="2022-04-12T15:18:00Z"/>
                <w:rFonts w:ascii="Arial" w:eastAsia="Times New Roman" w:hAnsi="Arial" w:cs="Arial"/>
                <w:sz w:val="22"/>
                <w:szCs w:val="22"/>
                <w:lang w:val="de-DE" w:eastAsia="de-DE"/>
              </w:rPr>
            </w:pPr>
            <w:del w:id="1297" w:author="praktikum" w:date="2022-04-05T10:26:00Z">
              <w:r w:rsidRPr="00BD0198" w:rsidDel="00821F75">
                <w:rPr>
                  <w:rFonts w:ascii="Arial" w:eastAsia="Times New Roman" w:hAnsi="Arial" w:cs="Arial"/>
                  <w:sz w:val="22"/>
                  <w:szCs w:val="22"/>
                  <w:lang w:val="de-DE" w:eastAsia="de-DE"/>
                </w:rPr>
                <w:delText>+-</w:delText>
              </w:r>
            </w:del>
            <w:del w:id="1298" w:author="praktikum" w:date="2022-04-12T15:18:00Z">
              <w:r w:rsidRPr="00BD0198" w:rsidDel="00DF436C">
                <w:rPr>
                  <w:rFonts w:ascii="Arial" w:eastAsia="Times New Roman" w:hAnsi="Arial" w:cs="Arial"/>
                  <w:sz w:val="22"/>
                  <w:szCs w:val="22"/>
                  <w:lang w:val="de-DE" w:eastAsia="de-DE"/>
                </w:rPr>
                <w:delText>2</w:delText>
              </w:r>
            </w:del>
            <w:del w:id="1299" w:author="praktikum" w:date="2022-04-05T10:09:00Z">
              <w:r w:rsidRPr="00BD0198" w:rsidDel="000A0E9A">
                <w:rPr>
                  <w:rFonts w:ascii="Arial" w:eastAsia="Times New Roman" w:hAnsi="Arial" w:cs="Arial"/>
                  <w:sz w:val="22"/>
                  <w:szCs w:val="22"/>
                  <w:lang w:val="de-DE" w:eastAsia="de-DE"/>
                </w:rPr>
                <w:delText>,</w:delText>
              </w:r>
            </w:del>
            <w:del w:id="1300" w:author="praktikum" w:date="2022-04-12T15:18:00Z">
              <w:r w:rsidRPr="00BD0198" w:rsidDel="00DF436C">
                <w:rPr>
                  <w:rFonts w:ascii="Arial" w:eastAsia="Times New Roman" w:hAnsi="Arial" w:cs="Arial"/>
                  <w:sz w:val="22"/>
                  <w:szCs w:val="22"/>
                  <w:lang w:val="de-DE" w:eastAsia="de-DE"/>
                </w:rPr>
                <w:delText>70</w:delText>
              </w:r>
            </w:del>
          </w:p>
        </w:tc>
      </w:tr>
      <w:tr w:rsidR="00BD7C7D" w:rsidRPr="00BD0198" w:rsidDel="00DF436C" w14:paraId="70245CC8" w14:textId="19C41249" w:rsidTr="00EB31DA">
        <w:trPr>
          <w:trHeight w:val="227"/>
          <w:del w:id="1301" w:author="praktikum" w:date="2022-04-12T15:18:00Z"/>
        </w:trPr>
        <w:tc>
          <w:tcPr>
            <w:tcW w:w="3247" w:type="dxa"/>
            <w:tcBorders>
              <w:top w:val="nil"/>
              <w:left w:val="nil"/>
              <w:bottom w:val="nil"/>
              <w:right w:val="nil"/>
            </w:tcBorders>
            <w:shd w:val="clear" w:color="auto" w:fill="auto"/>
            <w:noWrap/>
            <w:vAlign w:val="center"/>
          </w:tcPr>
          <w:p w14:paraId="4E74DF7A" w14:textId="336AD610" w:rsidR="00BD0198" w:rsidRPr="00BD0198" w:rsidDel="00DF436C" w:rsidRDefault="00BD0198" w:rsidP="00BD0198">
            <w:pPr>
              <w:spacing w:after="0" w:line="240" w:lineRule="auto"/>
              <w:contextualSpacing w:val="0"/>
              <w:jc w:val="both"/>
              <w:rPr>
                <w:del w:id="1302" w:author="praktikum" w:date="2022-04-12T15:18:00Z"/>
                <w:rFonts w:ascii="Arial" w:eastAsia="Times New Roman" w:hAnsi="Arial" w:cs="Arial"/>
                <w:sz w:val="22"/>
                <w:szCs w:val="22"/>
                <w:lang w:val="de-DE" w:eastAsia="de-DE"/>
              </w:rPr>
            </w:pPr>
            <w:del w:id="1303" w:author="praktikum" w:date="2022-04-12T15:18:00Z">
              <w:r w:rsidRPr="00BD0198" w:rsidDel="00DF436C">
                <w:rPr>
                  <w:rFonts w:ascii="Arial" w:eastAsia="Times New Roman" w:hAnsi="Arial" w:cs="Arial"/>
                  <w:sz w:val="22"/>
                  <w:szCs w:val="22"/>
                  <w:lang w:val="de-DE" w:eastAsia="de-DE"/>
                </w:rPr>
                <w:delText>Retrieval: CorSCR (%)</w:delText>
              </w:r>
            </w:del>
          </w:p>
        </w:tc>
        <w:tc>
          <w:tcPr>
            <w:tcW w:w="876" w:type="dxa"/>
            <w:tcBorders>
              <w:top w:val="nil"/>
              <w:left w:val="nil"/>
              <w:bottom w:val="nil"/>
              <w:right w:val="nil"/>
            </w:tcBorders>
            <w:shd w:val="clear" w:color="auto" w:fill="auto"/>
            <w:noWrap/>
            <w:vAlign w:val="center"/>
          </w:tcPr>
          <w:p w14:paraId="74AE2CCD" w14:textId="24A2F363" w:rsidR="00BD0198" w:rsidRPr="00BD0198" w:rsidDel="00DF436C" w:rsidRDefault="00BD0198" w:rsidP="00BD0198">
            <w:pPr>
              <w:spacing w:after="0" w:line="240" w:lineRule="auto"/>
              <w:contextualSpacing w:val="0"/>
              <w:jc w:val="both"/>
              <w:rPr>
                <w:del w:id="1304" w:author="praktikum" w:date="2022-04-12T15:18:00Z"/>
                <w:rFonts w:ascii="Arial" w:eastAsia="Times New Roman" w:hAnsi="Arial" w:cs="Arial"/>
                <w:sz w:val="22"/>
                <w:szCs w:val="22"/>
                <w:lang w:val="de-DE" w:eastAsia="de-DE"/>
              </w:rPr>
            </w:pPr>
            <w:del w:id="1305" w:author="praktikum" w:date="2022-04-12T15:18:00Z">
              <w:r w:rsidRPr="00BD0198" w:rsidDel="00DF436C">
                <w:rPr>
                  <w:rFonts w:ascii="Arial" w:eastAsia="Times New Roman" w:hAnsi="Arial" w:cs="Arial"/>
                  <w:sz w:val="22"/>
                  <w:szCs w:val="22"/>
                  <w:lang w:val="de-DE" w:eastAsia="de-DE"/>
                </w:rPr>
                <w:delText>39</w:delText>
              </w:r>
            </w:del>
            <w:del w:id="1306" w:author="praktikum" w:date="2022-04-05T10:09:00Z">
              <w:r w:rsidRPr="00BD0198" w:rsidDel="000A0E9A">
                <w:rPr>
                  <w:rFonts w:ascii="Arial" w:eastAsia="Times New Roman" w:hAnsi="Arial" w:cs="Arial"/>
                  <w:sz w:val="22"/>
                  <w:szCs w:val="22"/>
                  <w:lang w:val="de-DE" w:eastAsia="de-DE"/>
                </w:rPr>
                <w:delText>,</w:delText>
              </w:r>
            </w:del>
            <w:del w:id="1307" w:author="praktikum" w:date="2022-04-12T15:18:00Z">
              <w:r w:rsidRPr="00BD0198" w:rsidDel="00DF436C">
                <w:rPr>
                  <w:rFonts w:ascii="Arial" w:eastAsia="Times New Roman" w:hAnsi="Arial" w:cs="Arial"/>
                  <w:sz w:val="22"/>
                  <w:szCs w:val="22"/>
                  <w:lang w:val="de-DE" w:eastAsia="de-DE"/>
                </w:rPr>
                <w:delText>99</w:delText>
              </w:r>
            </w:del>
          </w:p>
        </w:tc>
        <w:tc>
          <w:tcPr>
            <w:tcW w:w="1076" w:type="dxa"/>
            <w:tcBorders>
              <w:top w:val="nil"/>
              <w:left w:val="nil"/>
              <w:bottom w:val="nil"/>
              <w:right w:val="nil"/>
            </w:tcBorders>
            <w:shd w:val="clear" w:color="auto" w:fill="auto"/>
            <w:noWrap/>
            <w:vAlign w:val="center"/>
          </w:tcPr>
          <w:p w14:paraId="58F99A60" w14:textId="1A5FF30F" w:rsidR="00BD0198" w:rsidRPr="00BD0198" w:rsidDel="00DF436C" w:rsidRDefault="00BD0198" w:rsidP="00BD0198">
            <w:pPr>
              <w:spacing w:after="0" w:line="240" w:lineRule="auto"/>
              <w:contextualSpacing w:val="0"/>
              <w:jc w:val="both"/>
              <w:rPr>
                <w:del w:id="1308" w:author="praktikum" w:date="2022-04-12T15:18:00Z"/>
                <w:rFonts w:ascii="Arial" w:eastAsia="Times New Roman" w:hAnsi="Arial" w:cs="Arial"/>
                <w:sz w:val="22"/>
                <w:szCs w:val="22"/>
                <w:lang w:val="de-DE" w:eastAsia="de-DE"/>
              </w:rPr>
            </w:pPr>
            <w:del w:id="1309" w:author="praktikum" w:date="2022-04-05T10:26:00Z">
              <w:r w:rsidRPr="00BD0198" w:rsidDel="00821F75">
                <w:rPr>
                  <w:rFonts w:ascii="Arial" w:eastAsia="Times New Roman" w:hAnsi="Arial" w:cs="Arial"/>
                  <w:sz w:val="22"/>
                  <w:szCs w:val="22"/>
                  <w:lang w:val="de-DE" w:eastAsia="de-DE"/>
                </w:rPr>
                <w:delText>+-</w:delText>
              </w:r>
            </w:del>
            <w:del w:id="1310" w:author="praktikum" w:date="2022-04-12T15:18:00Z">
              <w:r w:rsidRPr="00BD0198" w:rsidDel="00DF436C">
                <w:rPr>
                  <w:rFonts w:ascii="Arial" w:eastAsia="Times New Roman" w:hAnsi="Arial" w:cs="Arial"/>
                  <w:sz w:val="22"/>
                  <w:szCs w:val="22"/>
                  <w:lang w:val="de-DE" w:eastAsia="de-DE"/>
                </w:rPr>
                <w:delText>12</w:delText>
              </w:r>
            </w:del>
            <w:del w:id="1311" w:author="praktikum" w:date="2022-04-05T10:09:00Z">
              <w:r w:rsidRPr="00BD0198" w:rsidDel="000A0E9A">
                <w:rPr>
                  <w:rFonts w:ascii="Arial" w:eastAsia="Times New Roman" w:hAnsi="Arial" w:cs="Arial"/>
                  <w:sz w:val="22"/>
                  <w:szCs w:val="22"/>
                  <w:lang w:val="de-DE" w:eastAsia="de-DE"/>
                </w:rPr>
                <w:delText>,</w:delText>
              </w:r>
            </w:del>
            <w:del w:id="1312" w:author="praktikum" w:date="2022-04-12T15:18:00Z">
              <w:r w:rsidRPr="00BD0198" w:rsidDel="00DF436C">
                <w:rPr>
                  <w:rFonts w:ascii="Arial" w:eastAsia="Times New Roman" w:hAnsi="Arial" w:cs="Arial"/>
                  <w:sz w:val="22"/>
                  <w:szCs w:val="22"/>
                  <w:lang w:val="de-DE" w:eastAsia="de-DE"/>
                </w:rPr>
                <w:delText>69</w:delText>
              </w:r>
            </w:del>
          </w:p>
        </w:tc>
        <w:tc>
          <w:tcPr>
            <w:tcW w:w="876" w:type="dxa"/>
            <w:tcBorders>
              <w:top w:val="nil"/>
              <w:left w:val="nil"/>
              <w:bottom w:val="nil"/>
              <w:right w:val="nil"/>
            </w:tcBorders>
            <w:shd w:val="clear" w:color="auto" w:fill="auto"/>
            <w:noWrap/>
            <w:vAlign w:val="center"/>
          </w:tcPr>
          <w:p w14:paraId="7AA42FE9" w14:textId="6DFC54F9" w:rsidR="00BD0198" w:rsidRPr="00BD0198" w:rsidDel="00DF436C" w:rsidRDefault="00BD0198" w:rsidP="00BD0198">
            <w:pPr>
              <w:spacing w:after="0" w:line="240" w:lineRule="auto"/>
              <w:contextualSpacing w:val="0"/>
              <w:jc w:val="both"/>
              <w:rPr>
                <w:del w:id="1313" w:author="praktikum" w:date="2022-04-12T15:18:00Z"/>
                <w:rFonts w:ascii="Arial" w:eastAsia="Times New Roman" w:hAnsi="Arial" w:cs="Arial"/>
                <w:sz w:val="22"/>
                <w:szCs w:val="22"/>
                <w:lang w:val="de-DE" w:eastAsia="de-DE"/>
              </w:rPr>
            </w:pPr>
            <w:del w:id="1314" w:author="praktikum" w:date="2022-04-12T15:18:00Z">
              <w:r w:rsidRPr="00BD0198" w:rsidDel="00DF436C">
                <w:rPr>
                  <w:rFonts w:ascii="Arial" w:eastAsia="Times New Roman" w:hAnsi="Arial" w:cs="Arial"/>
                  <w:sz w:val="22"/>
                  <w:szCs w:val="22"/>
                  <w:lang w:val="de-DE" w:eastAsia="de-DE"/>
                </w:rPr>
                <w:delText>45</w:delText>
              </w:r>
            </w:del>
            <w:del w:id="1315" w:author="praktikum" w:date="2022-04-05T10:09:00Z">
              <w:r w:rsidRPr="00BD0198" w:rsidDel="000A0E9A">
                <w:rPr>
                  <w:rFonts w:ascii="Arial" w:eastAsia="Times New Roman" w:hAnsi="Arial" w:cs="Arial"/>
                  <w:sz w:val="22"/>
                  <w:szCs w:val="22"/>
                  <w:lang w:val="de-DE" w:eastAsia="de-DE"/>
                </w:rPr>
                <w:delText>,</w:delText>
              </w:r>
            </w:del>
            <w:del w:id="1316" w:author="praktikum" w:date="2022-04-12T15:18:00Z">
              <w:r w:rsidRPr="00BD0198" w:rsidDel="00DF436C">
                <w:rPr>
                  <w:rFonts w:ascii="Arial" w:eastAsia="Times New Roman" w:hAnsi="Arial" w:cs="Arial"/>
                  <w:sz w:val="22"/>
                  <w:szCs w:val="22"/>
                  <w:lang w:val="de-DE" w:eastAsia="de-DE"/>
                </w:rPr>
                <w:delText>52</w:delText>
              </w:r>
            </w:del>
          </w:p>
        </w:tc>
        <w:tc>
          <w:tcPr>
            <w:tcW w:w="1076" w:type="dxa"/>
            <w:tcBorders>
              <w:top w:val="nil"/>
              <w:left w:val="nil"/>
              <w:bottom w:val="nil"/>
              <w:right w:val="nil"/>
            </w:tcBorders>
            <w:shd w:val="clear" w:color="auto" w:fill="auto"/>
            <w:noWrap/>
            <w:vAlign w:val="center"/>
          </w:tcPr>
          <w:p w14:paraId="07CEF216" w14:textId="0454BC16" w:rsidR="00BD0198" w:rsidRPr="00BD0198" w:rsidDel="00DF436C" w:rsidRDefault="00BD0198" w:rsidP="00BD0198">
            <w:pPr>
              <w:spacing w:after="0" w:line="240" w:lineRule="auto"/>
              <w:contextualSpacing w:val="0"/>
              <w:jc w:val="both"/>
              <w:rPr>
                <w:del w:id="1317" w:author="praktikum" w:date="2022-04-12T15:18:00Z"/>
                <w:rFonts w:ascii="Arial" w:eastAsia="Times New Roman" w:hAnsi="Arial" w:cs="Arial"/>
                <w:sz w:val="22"/>
                <w:szCs w:val="22"/>
                <w:lang w:val="de-DE" w:eastAsia="de-DE"/>
              </w:rPr>
            </w:pPr>
            <w:del w:id="1318" w:author="praktikum" w:date="2022-04-05T10:26:00Z">
              <w:r w:rsidRPr="00BD0198" w:rsidDel="00821F75">
                <w:rPr>
                  <w:rFonts w:ascii="Arial" w:eastAsia="Times New Roman" w:hAnsi="Arial" w:cs="Arial"/>
                  <w:sz w:val="22"/>
                  <w:szCs w:val="22"/>
                  <w:lang w:val="de-DE" w:eastAsia="de-DE"/>
                </w:rPr>
                <w:delText>+-</w:delText>
              </w:r>
            </w:del>
            <w:del w:id="1319" w:author="praktikum" w:date="2022-04-12T15:18:00Z">
              <w:r w:rsidRPr="00BD0198" w:rsidDel="00DF436C">
                <w:rPr>
                  <w:rFonts w:ascii="Arial" w:eastAsia="Times New Roman" w:hAnsi="Arial" w:cs="Arial"/>
                  <w:sz w:val="22"/>
                  <w:szCs w:val="22"/>
                  <w:lang w:val="de-DE" w:eastAsia="de-DE"/>
                </w:rPr>
                <w:delText>12</w:delText>
              </w:r>
            </w:del>
            <w:del w:id="1320" w:author="praktikum" w:date="2022-04-05T10:09:00Z">
              <w:r w:rsidRPr="00BD0198" w:rsidDel="000A0E9A">
                <w:rPr>
                  <w:rFonts w:ascii="Arial" w:eastAsia="Times New Roman" w:hAnsi="Arial" w:cs="Arial"/>
                  <w:sz w:val="22"/>
                  <w:szCs w:val="22"/>
                  <w:lang w:val="de-DE" w:eastAsia="de-DE"/>
                </w:rPr>
                <w:delText>,</w:delText>
              </w:r>
            </w:del>
            <w:del w:id="1321" w:author="praktikum" w:date="2022-04-12T15:18:00Z">
              <w:r w:rsidRPr="00BD0198" w:rsidDel="00DF436C">
                <w:rPr>
                  <w:rFonts w:ascii="Arial" w:eastAsia="Times New Roman" w:hAnsi="Arial" w:cs="Arial"/>
                  <w:sz w:val="22"/>
                  <w:szCs w:val="22"/>
                  <w:lang w:val="de-DE" w:eastAsia="de-DE"/>
                </w:rPr>
                <w:delText>69</w:delText>
              </w:r>
            </w:del>
          </w:p>
        </w:tc>
        <w:tc>
          <w:tcPr>
            <w:tcW w:w="876" w:type="dxa"/>
            <w:tcBorders>
              <w:top w:val="nil"/>
              <w:left w:val="nil"/>
              <w:bottom w:val="nil"/>
              <w:right w:val="nil"/>
            </w:tcBorders>
            <w:shd w:val="clear" w:color="auto" w:fill="auto"/>
            <w:noWrap/>
            <w:vAlign w:val="center"/>
          </w:tcPr>
          <w:p w14:paraId="2929F3F6" w14:textId="41C0538F" w:rsidR="00BD0198" w:rsidRPr="00BD0198" w:rsidDel="00DF436C" w:rsidRDefault="00BD0198" w:rsidP="00BD0198">
            <w:pPr>
              <w:spacing w:after="0" w:line="240" w:lineRule="auto"/>
              <w:contextualSpacing w:val="0"/>
              <w:jc w:val="both"/>
              <w:rPr>
                <w:del w:id="1322" w:author="praktikum" w:date="2022-04-12T15:18:00Z"/>
                <w:rFonts w:ascii="Arial" w:eastAsia="Times New Roman" w:hAnsi="Arial" w:cs="Arial"/>
                <w:sz w:val="22"/>
                <w:szCs w:val="22"/>
                <w:lang w:val="de-DE" w:eastAsia="de-DE"/>
              </w:rPr>
            </w:pPr>
            <w:del w:id="1323" w:author="praktikum" w:date="2022-04-12T15:18:00Z">
              <w:r w:rsidRPr="00BD0198" w:rsidDel="00DF436C">
                <w:rPr>
                  <w:rFonts w:ascii="Arial" w:eastAsia="Times New Roman" w:hAnsi="Arial" w:cs="Arial"/>
                  <w:sz w:val="22"/>
                  <w:szCs w:val="22"/>
                  <w:lang w:val="de-DE" w:eastAsia="de-DE"/>
                </w:rPr>
                <w:delText>41</w:delText>
              </w:r>
            </w:del>
            <w:del w:id="1324" w:author="praktikum" w:date="2022-04-05T10:09:00Z">
              <w:r w:rsidRPr="00BD0198" w:rsidDel="000A0E9A">
                <w:rPr>
                  <w:rFonts w:ascii="Arial" w:eastAsia="Times New Roman" w:hAnsi="Arial" w:cs="Arial"/>
                  <w:sz w:val="22"/>
                  <w:szCs w:val="22"/>
                  <w:lang w:val="de-DE" w:eastAsia="de-DE"/>
                </w:rPr>
                <w:delText>,</w:delText>
              </w:r>
            </w:del>
            <w:del w:id="1325" w:author="praktikum" w:date="2022-04-12T15:18:00Z">
              <w:r w:rsidRPr="00BD0198" w:rsidDel="00DF436C">
                <w:rPr>
                  <w:rFonts w:ascii="Arial" w:eastAsia="Times New Roman" w:hAnsi="Arial" w:cs="Arial"/>
                  <w:sz w:val="22"/>
                  <w:szCs w:val="22"/>
                  <w:lang w:val="de-DE" w:eastAsia="de-DE"/>
                </w:rPr>
                <w:delText>29</w:delText>
              </w:r>
            </w:del>
          </w:p>
        </w:tc>
        <w:tc>
          <w:tcPr>
            <w:tcW w:w="1045" w:type="dxa"/>
            <w:tcBorders>
              <w:top w:val="nil"/>
              <w:left w:val="nil"/>
              <w:bottom w:val="nil"/>
              <w:right w:val="nil"/>
            </w:tcBorders>
            <w:shd w:val="clear" w:color="auto" w:fill="auto"/>
            <w:noWrap/>
            <w:vAlign w:val="center"/>
          </w:tcPr>
          <w:p w14:paraId="4980E029" w14:textId="0A527E4D" w:rsidR="00BD0198" w:rsidRPr="00BD0198" w:rsidDel="00DF436C" w:rsidRDefault="00BD0198" w:rsidP="00BD0198">
            <w:pPr>
              <w:spacing w:after="0" w:line="240" w:lineRule="auto"/>
              <w:contextualSpacing w:val="0"/>
              <w:jc w:val="both"/>
              <w:rPr>
                <w:del w:id="1326" w:author="praktikum" w:date="2022-04-12T15:18:00Z"/>
                <w:rFonts w:ascii="Arial" w:eastAsia="Times New Roman" w:hAnsi="Arial" w:cs="Arial"/>
                <w:sz w:val="22"/>
                <w:szCs w:val="22"/>
                <w:lang w:val="de-DE" w:eastAsia="de-DE"/>
              </w:rPr>
            </w:pPr>
            <w:del w:id="1327" w:author="praktikum" w:date="2022-04-05T10:26:00Z">
              <w:r w:rsidRPr="00BD0198" w:rsidDel="00821F75">
                <w:rPr>
                  <w:rFonts w:ascii="Arial" w:eastAsia="Times New Roman" w:hAnsi="Arial" w:cs="Arial"/>
                  <w:sz w:val="22"/>
                  <w:szCs w:val="22"/>
                  <w:lang w:val="de-DE" w:eastAsia="de-DE"/>
                </w:rPr>
                <w:delText>+-</w:delText>
              </w:r>
            </w:del>
            <w:del w:id="1328" w:author="praktikum" w:date="2022-04-12T15:18:00Z">
              <w:r w:rsidRPr="00BD0198" w:rsidDel="00DF436C">
                <w:rPr>
                  <w:rFonts w:ascii="Arial" w:eastAsia="Times New Roman" w:hAnsi="Arial" w:cs="Arial"/>
                  <w:sz w:val="22"/>
                  <w:szCs w:val="22"/>
                  <w:lang w:val="de-DE" w:eastAsia="de-DE"/>
                </w:rPr>
                <w:delText>16</w:delText>
              </w:r>
            </w:del>
            <w:del w:id="1329" w:author="praktikum" w:date="2022-04-05T10:09:00Z">
              <w:r w:rsidRPr="00BD0198" w:rsidDel="000A0E9A">
                <w:rPr>
                  <w:rFonts w:ascii="Arial" w:eastAsia="Times New Roman" w:hAnsi="Arial" w:cs="Arial"/>
                  <w:sz w:val="22"/>
                  <w:szCs w:val="22"/>
                  <w:lang w:val="de-DE" w:eastAsia="de-DE"/>
                </w:rPr>
                <w:delText>,</w:delText>
              </w:r>
            </w:del>
            <w:del w:id="1330" w:author="praktikum" w:date="2022-04-12T15:18:00Z">
              <w:r w:rsidRPr="00BD0198" w:rsidDel="00DF436C">
                <w:rPr>
                  <w:rFonts w:ascii="Arial" w:eastAsia="Times New Roman" w:hAnsi="Arial" w:cs="Arial"/>
                  <w:sz w:val="22"/>
                  <w:szCs w:val="22"/>
                  <w:lang w:val="de-DE" w:eastAsia="de-DE"/>
                </w:rPr>
                <w:delText>35</w:delText>
              </w:r>
            </w:del>
          </w:p>
        </w:tc>
      </w:tr>
      <w:tr w:rsidR="00BD7C7D" w:rsidRPr="00BD0198" w:rsidDel="00DF436C" w14:paraId="2161BDCD" w14:textId="7D0EB3B7" w:rsidTr="00EB31DA">
        <w:trPr>
          <w:trHeight w:val="227"/>
          <w:del w:id="1331" w:author="praktikum" w:date="2022-04-12T15:18:00Z"/>
        </w:trPr>
        <w:tc>
          <w:tcPr>
            <w:tcW w:w="3247" w:type="dxa"/>
            <w:tcBorders>
              <w:top w:val="nil"/>
              <w:left w:val="nil"/>
              <w:bottom w:val="nil"/>
              <w:right w:val="nil"/>
            </w:tcBorders>
            <w:shd w:val="clear" w:color="auto" w:fill="auto"/>
            <w:noWrap/>
            <w:vAlign w:val="center"/>
          </w:tcPr>
          <w:p w14:paraId="3E086755" w14:textId="11FE4AD9" w:rsidR="00BD0198" w:rsidRPr="00BD0198" w:rsidDel="00DF436C" w:rsidRDefault="00BD0198" w:rsidP="00BD0198">
            <w:pPr>
              <w:spacing w:after="0" w:line="240" w:lineRule="auto"/>
              <w:contextualSpacing w:val="0"/>
              <w:rPr>
                <w:del w:id="1332" w:author="praktikum" w:date="2022-04-12T15:18:00Z"/>
                <w:rFonts w:ascii="Arial" w:eastAsia="Times New Roman" w:hAnsi="Arial" w:cs="Arial"/>
                <w:sz w:val="22"/>
                <w:szCs w:val="22"/>
                <w:lang w:val="de-DE" w:eastAsia="de-DE"/>
              </w:rPr>
            </w:pPr>
            <w:del w:id="1333" w:author="praktikum" w:date="2022-04-12T15:18:00Z">
              <w:r w:rsidRPr="00BD0198" w:rsidDel="00DF436C">
                <w:rPr>
                  <w:rFonts w:ascii="Arial" w:eastAsia="Times New Roman" w:hAnsi="Arial" w:cs="Arial"/>
                  <w:sz w:val="22"/>
                  <w:szCs w:val="22"/>
                  <w:lang w:val="de-DE" w:eastAsia="de-DE"/>
                </w:rPr>
                <w:delText>Retrieval: CorSCR+FalSCR (%)</w:delText>
              </w:r>
            </w:del>
          </w:p>
        </w:tc>
        <w:tc>
          <w:tcPr>
            <w:tcW w:w="876" w:type="dxa"/>
            <w:tcBorders>
              <w:top w:val="nil"/>
              <w:left w:val="nil"/>
              <w:bottom w:val="nil"/>
              <w:right w:val="nil"/>
            </w:tcBorders>
            <w:shd w:val="clear" w:color="auto" w:fill="auto"/>
            <w:noWrap/>
            <w:vAlign w:val="center"/>
          </w:tcPr>
          <w:p w14:paraId="6370F953" w14:textId="638A0F84" w:rsidR="00BD0198" w:rsidRPr="00BD0198" w:rsidDel="00DF436C" w:rsidRDefault="00BD0198" w:rsidP="00BD0198">
            <w:pPr>
              <w:spacing w:after="0" w:line="240" w:lineRule="auto"/>
              <w:contextualSpacing w:val="0"/>
              <w:jc w:val="both"/>
              <w:rPr>
                <w:del w:id="1334" w:author="praktikum" w:date="2022-04-12T15:18:00Z"/>
                <w:rFonts w:ascii="Arial" w:eastAsia="Times New Roman" w:hAnsi="Arial" w:cs="Arial"/>
                <w:sz w:val="22"/>
                <w:szCs w:val="22"/>
                <w:lang w:val="de-DE" w:eastAsia="de-DE"/>
              </w:rPr>
            </w:pPr>
            <w:del w:id="1335" w:author="praktikum" w:date="2022-04-12T15:18:00Z">
              <w:r w:rsidRPr="00BD0198" w:rsidDel="00DF436C">
                <w:rPr>
                  <w:rFonts w:ascii="Arial" w:eastAsia="Times New Roman" w:hAnsi="Arial" w:cs="Arial"/>
                  <w:sz w:val="22"/>
                  <w:szCs w:val="22"/>
                  <w:lang w:val="de-DE" w:eastAsia="de-DE"/>
                </w:rPr>
                <w:delText>75</w:delText>
              </w:r>
            </w:del>
            <w:del w:id="1336" w:author="praktikum" w:date="2022-04-05T10:09:00Z">
              <w:r w:rsidRPr="00BD0198" w:rsidDel="000A0E9A">
                <w:rPr>
                  <w:rFonts w:ascii="Arial" w:eastAsia="Times New Roman" w:hAnsi="Arial" w:cs="Arial"/>
                  <w:sz w:val="22"/>
                  <w:szCs w:val="22"/>
                  <w:lang w:val="de-DE" w:eastAsia="de-DE"/>
                </w:rPr>
                <w:delText>,</w:delText>
              </w:r>
            </w:del>
            <w:del w:id="1337" w:author="praktikum" w:date="2022-04-12T15:18:00Z">
              <w:r w:rsidRPr="00BD0198" w:rsidDel="00DF436C">
                <w:rPr>
                  <w:rFonts w:ascii="Arial" w:eastAsia="Times New Roman" w:hAnsi="Arial" w:cs="Arial"/>
                  <w:sz w:val="22"/>
                  <w:szCs w:val="22"/>
                  <w:lang w:val="de-DE" w:eastAsia="de-DE"/>
                </w:rPr>
                <w:delText>91</w:delText>
              </w:r>
            </w:del>
          </w:p>
        </w:tc>
        <w:tc>
          <w:tcPr>
            <w:tcW w:w="1076" w:type="dxa"/>
            <w:tcBorders>
              <w:top w:val="nil"/>
              <w:left w:val="nil"/>
              <w:bottom w:val="nil"/>
              <w:right w:val="nil"/>
            </w:tcBorders>
            <w:shd w:val="clear" w:color="auto" w:fill="auto"/>
            <w:noWrap/>
            <w:vAlign w:val="center"/>
          </w:tcPr>
          <w:p w14:paraId="0019D001" w14:textId="42822CFF" w:rsidR="00BD0198" w:rsidRPr="00BD0198" w:rsidDel="00DF436C" w:rsidRDefault="00BD0198" w:rsidP="00BD0198">
            <w:pPr>
              <w:spacing w:after="0" w:line="240" w:lineRule="auto"/>
              <w:contextualSpacing w:val="0"/>
              <w:jc w:val="both"/>
              <w:rPr>
                <w:del w:id="1338" w:author="praktikum" w:date="2022-04-12T15:18:00Z"/>
                <w:rFonts w:ascii="Arial" w:eastAsia="Times New Roman" w:hAnsi="Arial" w:cs="Arial"/>
                <w:sz w:val="22"/>
                <w:szCs w:val="22"/>
                <w:lang w:val="de-DE" w:eastAsia="de-DE"/>
              </w:rPr>
            </w:pPr>
            <w:del w:id="1339" w:author="praktikum" w:date="2022-04-05T10:26:00Z">
              <w:r w:rsidRPr="00BD0198" w:rsidDel="00821F75">
                <w:rPr>
                  <w:rFonts w:ascii="Arial" w:eastAsia="Times New Roman" w:hAnsi="Arial" w:cs="Arial"/>
                  <w:sz w:val="22"/>
                  <w:szCs w:val="22"/>
                  <w:lang w:val="de-DE" w:eastAsia="de-DE"/>
                </w:rPr>
                <w:delText>+-</w:delText>
              </w:r>
            </w:del>
            <w:del w:id="1340" w:author="praktikum" w:date="2022-04-12T15:18:00Z">
              <w:r w:rsidRPr="00BD0198" w:rsidDel="00DF436C">
                <w:rPr>
                  <w:rFonts w:ascii="Arial" w:eastAsia="Times New Roman" w:hAnsi="Arial" w:cs="Arial"/>
                  <w:sz w:val="22"/>
                  <w:szCs w:val="22"/>
                  <w:lang w:val="de-DE" w:eastAsia="de-DE"/>
                </w:rPr>
                <w:delText>8</w:delText>
              </w:r>
            </w:del>
            <w:del w:id="1341" w:author="praktikum" w:date="2022-04-05T10:09:00Z">
              <w:r w:rsidRPr="00BD0198" w:rsidDel="000A0E9A">
                <w:rPr>
                  <w:rFonts w:ascii="Arial" w:eastAsia="Times New Roman" w:hAnsi="Arial" w:cs="Arial"/>
                  <w:sz w:val="22"/>
                  <w:szCs w:val="22"/>
                  <w:lang w:val="de-DE" w:eastAsia="de-DE"/>
                </w:rPr>
                <w:delText>,</w:delText>
              </w:r>
            </w:del>
            <w:del w:id="1342" w:author="praktikum" w:date="2022-04-12T15:18:00Z">
              <w:r w:rsidRPr="00BD0198" w:rsidDel="00DF436C">
                <w:rPr>
                  <w:rFonts w:ascii="Arial" w:eastAsia="Times New Roman" w:hAnsi="Arial" w:cs="Arial"/>
                  <w:sz w:val="22"/>
                  <w:szCs w:val="22"/>
                  <w:lang w:val="de-DE" w:eastAsia="de-DE"/>
                </w:rPr>
                <w:delText>93</w:delText>
              </w:r>
            </w:del>
          </w:p>
        </w:tc>
        <w:tc>
          <w:tcPr>
            <w:tcW w:w="876" w:type="dxa"/>
            <w:tcBorders>
              <w:top w:val="nil"/>
              <w:left w:val="nil"/>
              <w:bottom w:val="nil"/>
              <w:right w:val="nil"/>
            </w:tcBorders>
            <w:shd w:val="clear" w:color="auto" w:fill="auto"/>
            <w:noWrap/>
            <w:vAlign w:val="center"/>
          </w:tcPr>
          <w:p w14:paraId="794D6A96" w14:textId="1704F7A6" w:rsidR="00BD0198" w:rsidRPr="00BD0198" w:rsidDel="00DF436C" w:rsidRDefault="00BD0198" w:rsidP="00BD0198">
            <w:pPr>
              <w:spacing w:after="0" w:line="240" w:lineRule="auto"/>
              <w:contextualSpacing w:val="0"/>
              <w:jc w:val="both"/>
              <w:rPr>
                <w:del w:id="1343" w:author="praktikum" w:date="2022-04-12T15:18:00Z"/>
                <w:rFonts w:ascii="Arial" w:eastAsia="Times New Roman" w:hAnsi="Arial" w:cs="Arial"/>
                <w:sz w:val="22"/>
                <w:szCs w:val="22"/>
                <w:lang w:val="de-DE" w:eastAsia="de-DE"/>
              </w:rPr>
            </w:pPr>
            <w:del w:id="1344" w:author="praktikum" w:date="2022-04-12T15:18:00Z">
              <w:r w:rsidRPr="00BD0198" w:rsidDel="00DF436C">
                <w:rPr>
                  <w:rFonts w:ascii="Arial" w:eastAsia="Times New Roman" w:hAnsi="Arial" w:cs="Arial"/>
                  <w:sz w:val="22"/>
                  <w:szCs w:val="22"/>
                  <w:lang w:val="de-DE" w:eastAsia="de-DE"/>
                </w:rPr>
                <w:delText>78</w:delText>
              </w:r>
            </w:del>
            <w:del w:id="1345" w:author="praktikum" w:date="2022-04-05T10:09:00Z">
              <w:r w:rsidRPr="00BD0198" w:rsidDel="000A0E9A">
                <w:rPr>
                  <w:rFonts w:ascii="Arial" w:eastAsia="Times New Roman" w:hAnsi="Arial" w:cs="Arial"/>
                  <w:sz w:val="22"/>
                  <w:szCs w:val="22"/>
                  <w:lang w:val="de-DE" w:eastAsia="de-DE"/>
                </w:rPr>
                <w:delText>,</w:delText>
              </w:r>
            </w:del>
            <w:del w:id="1346" w:author="praktikum" w:date="2022-04-12T15:18:00Z">
              <w:r w:rsidRPr="00BD0198" w:rsidDel="00DF436C">
                <w:rPr>
                  <w:rFonts w:ascii="Arial" w:eastAsia="Times New Roman" w:hAnsi="Arial" w:cs="Arial"/>
                  <w:sz w:val="22"/>
                  <w:szCs w:val="22"/>
                  <w:lang w:val="de-DE" w:eastAsia="de-DE"/>
                </w:rPr>
                <w:delText>85</w:delText>
              </w:r>
            </w:del>
          </w:p>
        </w:tc>
        <w:tc>
          <w:tcPr>
            <w:tcW w:w="1076" w:type="dxa"/>
            <w:tcBorders>
              <w:top w:val="nil"/>
              <w:left w:val="nil"/>
              <w:bottom w:val="nil"/>
              <w:right w:val="nil"/>
            </w:tcBorders>
            <w:shd w:val="clear" w:color="auto" w:fill="auto"/>
            <w:noWrap/>
            <w:vAlign w:val="center"/>
          </w:tcPr>
          <w:p w14:paraId="29FEED7D" w14:textId="349D59F2" w:rsidR="00BD0198" w:rsidRPr="00BD0198" w:rsidDel="00DF436C" w:rsidRDefault="00BD0198" w:rsidP="00BD0198">
            <w:pPr>
              <w:spacing w:after="0" w:line="240" w:lineRule="auto"/>
              <w:contextualSpacing w:val="0"/>
              <w:jc w:val="both"/>
              <w:rPr>
                <w:del w:id="1347" w:author="praktikum" w:date="2022-04-12T15:18:00Z"/>
                <w:rFonts w:ascii="Arial" w:eastAsia="Times New Roman" w:hAnsi="Arial" w:cs="Arial"/>
                <w:sz w:val="22"/>
                <w:szCs w:val="22"/>
                <w:lang w:val="de-DE" w:eastAsia="de-DE"/>
              </w:rPr>
            </w:pPr>
            <w:del w:id="1348" w:author="praktikum" w:date="2022-04-05T10:26:00Z">
              <w:r w:rsidRPr="00BD0198" w:rsidDel="00821F75">
                <w:rPr>
                  <w:rFonts w:ascii="Arial" w:eastAsia="Times New Roman" w:hAnsi="Arial" w:cs="Arial"/>
                  <w:sz w:val="22"/>
                  <w:szCs w:val="22"/>
                  <w:lang w:val="de-DE" w:eastAsia="de-DE"/>
                </w:rPr>
                <w:delText>+-</w:delText>
              </w:r>
            </w:del>
            <w:del w:id="1349" w:author="praktikum" w:date="2022-04-12T15:18:00Z">
              <w:r w:rsidRPr="00BD0198" w:rsidDel="00DF436C">
                <w:rPr>
                  <w:rFonts w:ascii="Arial" w:eastAsia="Times New Roman" w:hAnsi="Arial" w:cs="Arial"/>
                  <w:sz w:val="22"/>
                  <w:szCs w:val="22"/>
                  <w:lang w:val="de-DE" w:eastAsia="de-DE"/>
                </w:rPr>
                <w:delText>8</w:delText>
              </w:r>
            </w:del>
            <w:del w:id="1350" w:author="praktikum" w:date="2022-04-05T10:09:00Z">
              <w:r w:rsidRPr="00BD0198" w:rsidDel="000A0E9A">
                <w:rPr>
                  <w:rFonts w:ascii="Arial" w:eastAsia="Times New Roman" w:hAnsi="Arial" w:cs="Arial"/>
                  <w:sz w:val="22"/>
                  <w:szCs w:val="22"/>
                  <w:lang w:val="de-DE" w:eastAsia="de-DE"/>
                </w:rPr>
                <w:delText>,</w:delText>
              </w:r>
            </w:del>
            <w:del w:id="1351" w:author="praktikum" w:date="2022-04-12T15:18:00Z">
              <w:r w:rsidRPr="00BD0198" w:rsidDel="00DF436C">
                <w:rPr>
                  <w:rFonts w:ascii="Arial" w:eastAsia="Times New Roman" w:hAnsi="Arial" w:cs="Arial"/>
                  <w:sz w:val="22"/>
                  <w:szCs w:val="22"/>
                  <w:lang w:val="de-DE" w:eastAsia="de-DE"/>
                </w:rPr>
                <w:delText>93</w:delText>
              </w:r>
            </w:del>
          </w:p>
        </w:tc>
        <w:tc>
          <w:tcPr>
            <w:tcW w:w="876" w:type="dxa"/>
            <w:tcBorders>
              <w:top w:val="nil"/>
              <w:left w:val="nil"/>
              <w:bottom w:val="nil"/>
              <w:right w:val="nil"/>
            </w:tcBorders>
            <w:shd w:val="clear" w:color="auto" w:fill="auto"/>
            <w:noWrap/>
            <w:vAlign w:val="center"/>
          </w:tcPr>
          <w:p w14:paraId="33E99260" w14:textId="13906D10" w:rsidR="00BD0198" w:rsidRPr="00BD0198" w:rsidDel="00DF436C" w:rsidRDefault="00BD0198" w:rsidP="00BD0198">
            <w:pPr>
              <w:spacing w:after="0" w:line="240" w:lineRule="auto"/>
              <w:contextualSpacing w:val="0"/>
              <w:jc w:val="both"/>
              <w:rPr>
                <w:del w:id="1352" w:author="praktikum" w:date="2022-04-12T15:18:00Z"/>
                <w:rFonts w:ascii="Arial" w:eastAsia="Times New Roman" w:hAnsi="Arial" w:cs="Arial"/>
                <w:sz w:val="22"/>
                <w:szCs w:val="22"/>
                <w:lang w:val="de-DE" w:eastAsia="de-DE"/>
              </w:rPr>
            </w:pPr>
            <w:del w:id="1353" w:author="praktikum" w:date="2022-04-12T15:18:00Z">
              <w:r w:rsidRPr="00BD0198" w:rsidDel="00DF436C">
                <w:rPr>
                  <w:rFonts w:ascii="Arial" w:eastAsia="Times New Roman" w:hAnsi="Arial" w:cs="Arial"/>
                  <w:sz w:val="22"/>
                  <w:szCs w:val="22"/>
                  <w:lang w:val="de-DE" w:eastAsia="de-DE"/>
                </w:rPr>
                <w:delText>71</w:delText>
              </w:r>
            </w:del>
            <w:del w:id="1354" w:author="praktikum" w:date="2022-04-05T10:09:00Z">
              <w:r w:rsidRPr="00BD0198" w:rsidDel="000A0E9A">
                <w:rPr>
                  <w:rFonts w:ascii="Arial" w:eastAsia="Times New Roman" w:hAnsi="Arial" w:cs="Arial"/>
                  <w:sz w:val="22"/>
                  <w:szCs w:val="22"/>
                  <w:lang w:val="de-DE" w:eastAsia="de-DE"/>
                </w:rPr>
                <w:delText>,</w:delText>
              </w:r>
            </w:del>
            <w:del w:id="1355" w:author="praktikum" w:date="2022-04-12T15:18:00Z">
              <w:r w:rsidRPr="00BD0198" w:rsidDel="00DF436C">
                <w:rPr>
                  <w:rFonts w:ascii="Arial" w:eastAsia="Times New Roman" w:hAnsi="Arial" w:cs="Arial"/>
                  <w:sz w:val="22"/>
                  <w:szCs w:val="22"/>
                  <w:lang w:val="de-DE" w:eastAsia="de-DE"/>
                </w:rPr>
                <w:delText>33</w:delText>
              </w:r>
            </w:del>
          </w:p>
        </w:tc>
        <w:tc>
          <w:tcPr>
            <w:tcW w:w="1045" w:type="dxa"/>
            <w:tcBorders>
              <w:top w:val="nil"/>
              <w:left w:val="nil"/>
              <w:bottom w:val="nil"/>
              <w:right w:val="nil"/>
            </w:tcBorders>
            <w:shd w:val="clear" w:color="auto" w:fill="auto"/>
            <w:noWrap/>
            <w:vAlign w:val="center"/>
          </w:tcPr>
          <w:p w14:paraId="22A14F08" w14:textId="26B4B19E" w:rsidR="00BD0198" w:rsidRPr="00BD0198" w:rsidDel="00DF436C" w:rsidRDefault="00BD0198" w:rsidP="00BD0198">
            <w:pPr>
              <w:spacing w:after="0" w:line="240" w:lineRule="auto"/>
              <w:contextualSpacing w:val="0"/>
              <w:jc w:val="both"/>
              <w:rPr>
                <w:del w:id="1356" w:author="praktikum" w:date="2022-04-12T15:18:00Z"/>
                <w:rFonts w:ascii="Arial" w:eastAsia="Times New Roman" w:hAnsi="Arial" w:cs="Arial"/>
                <w:sz w:val="22"/>
                <w:szCs w:val="22"/>
                <w:lang w:val="de-DE" w:eastAsia="de-DE"/>
              </w:rPr>
            </w:pPr>
            <w:del w:id="1357" w:author="praktikum" w:date="2022-04-05T10:26:00Z">
              <w:r w:rsidRPr="00BD0198" w:rsidDel="00821F75">
                <w:rPr>
                  <w:rFonts w:ascii="Arial" w:eastAsia="Times New Roman" w:hAnsi="Arial" w:cs="Arial"/>
                  <w:sz w:val="22"/>
                  <w:szCs w:val="22"/>
                  <w:lang w:val="de-DE" w:eastAsia="de-DE"/>
                </w:rPr>
                <w:delText>+-</w:delText>
              </w:r>
            </w:del>
            <w:del w:id="1358" w:author="praktikum" w:date="2022-04-12T15:18:00Z">
              <w:r w:rsidRPr="00BD0198" w:rsidDel="00DF436C">
                <w:rPr>
                  <w:rFonts w:ascii="Arial" w:eastAsia="Times New Roman" w:hAnsi="Arial" w:cs="Arial"/>
                  <w:sz w:val="22"/>
                  <w:szCs w:val="22"/>
                  <w:lang w:val="de-DE" w:eastAsia="de-DE"/>
                </w:rPr>
                <w:delText>10</w:delText>
              </w:r>
            </w:del>
            <w:del w:id="1359" w:author="praktikum" w:date="2022-04-05T10:09:00Z">
              <w:r w:rsidRPr="00BD0198" w:rsidDel="000A0E9A">
                <w:rPr>
                  <w:rFonts w:ascii="Arial" w:eastAsia="Times New Roman" w:hAnsi="Arial" w:cs="Arial"/>
                  <w:sz w:val="22"/>
                  <w:szCs w:val="22"/>
                  <w:lang w:val="de-DE" w:eastAsia="de-DE"/>
                </w:rPr>
                <w:delText>,</w:delText>
              </w:r>
            </w:del>
            <w:del w:id="1360" w:author="praktikum" w:date="2022-04-12T15:18:00Z">
              <w:r w:rsidRPr="00BD0198" w:rsidDel="00DF436C">
                <w:rPr>
                  <w:rFonts w:ascii="Arial" w:eastAsia="Times New Roman" w:hAnsi="Arial" w:cs="Arial"/>
                  <w:sz w:val="22"/>
                  <w:szCs w:val="22"/>
                  <w:lang w:val="de-DE" w:eastAsia="de-DE"/>
                </w:rPr>
                <w:delText>10</w:delText>
              </w:r>
            </w:del>
          </w:p>
        </w:tc>
      </w:tr>
      <w:tr w:rsidR="00BD7C7D" w:rsidRPr="00BD0198" w:rsidDel="00DF436C" w14:paraId="37452CCD" w14:textId="76292287" w:rsidTr="00EB31DA">
        <w:trPr>
          <w:trHeight w:val="227"/>
          <w:del w:id="1361" w:author="praktikum" w:date="2022-04-12T15:18:00Z"/>
        </w:trPr>
        <w:tc>
          <w:tcPr>
            <w:tcW w:w="3247" w:type="dxa"/>
            <w:tcBorders>
              <w:top w:val="nil"/>
              <w:left w:val="nil"/>
              <w:bottom w:val="nil"/>
              <w:right w:val="nil"/>
            </w:tcBorders>
            <w:shd w:val="clear" w:color="auto" w:fill="auto"/>
            <w:noWrap/>
            <w:vAlign w:val="center"/>
          </w:tcPr>
          <w:p w14:paraId="3DBB176C" w14:textId="381171F6" w:rsidR="00BD0198" w:rsidRPr="00BD0198" w:rsidDel="00DF436C" w:rsidRDefault="00BD0198" w:rsidP="00BD0198">
            <w:pPr>
              <w:spacing w:after="0" w:line="240" w:lineRule="auto"/>
              <w:contextualSpacing w:val="0"/>
              <w:jc w:val="both"/>
              <w:rPr>
                <w:del w:id="1362" w:author="praktikum" w:date="2022-04-12T15:18:00Z"/>
                <w:rFonts w:ascii="Arial" w:eastAsia="Times New Roman" w:hAnsi="Arial" w:cs="Arial"/>
                <w:sz w:val="22"/>
                <w:szCs w:val="22"/>
                <w:lang w:val="de-DE" w:eastAsia="de-DE"/>
              </w:rPr>
            </w:pPr>
            <w:del w:id="1363" w:author="praktikum" w:date="2022-04-12T15:18:00Z">
              <w:r w:rsidRPr="00BD0198" w:rsidDel="00DF436C">
                <w:rPr>
                  <w:rFonts w:ascii="Arial" w:eastAsia="Times New Roman" w:hAnsi="Arial" w:cs="Arial"/>
                  <w:sz w:val="22"/>
                  <w:szCs w:val="22"/>
                  <w:lang w:val="de-DE" w:eastAsia="de-DE"/>
                </w:rPr>
                <w:delText>D-Prime</w:delText>
              </w:r>
            </w:del>
          </w:p>
        </w:tc>
        <w:tc>
          <w:tcPr>
            <w:tcW w:w="876" w:type="dxa"/>
            <w:tcBorders>
              <w:top w:val="nil"/>
              <w:left w:val="nil"/>
              <w:bottom w:val="nil"/>
              <w:right w:val="nil"/>
            </w:tcBorders>
            <w:shd w:val="clear" w:color="auto" w:fill="auto"/>
            <w:noWrap/>
            <w:vAlign w:val="center"/>
          </w:tcPr>
          <w:p w14:paraId="4D7E5BAE" w14:textId="104DB539" w:rsidR="00BD0198" w:rsidRPr="00BD0198" w:rsidDel="00DF436C" w:rsidRDefault="00BD0198" w:rsidP="00BD0198">
            <w:pPr>
              <w:spacing w:after="0" w:line="240" w:lineRule="auto"/>
              <w:contextualSpacing w:val="0"/>
              <w:jc w:val="both"/>
              <w:rPr>
                <w:del w:id="1364" w:author="praktikum" w:date="2022-04-12T15:18:00Z"/>
                <w:rFonts w:ascii="Arial" w:eastAsia="Times New Roman" w:hAnsi="Arial" w:cs="Arial"/>
                <w:sz w:val="22"/>
                <w:szCs w:val="22"/>
                <w:lang w:val="de-DE" w:eastAsia="de-DE"/>
              </w:rPr>
            </w:pPr>
            <w:del w:id="1365" w:author="praktikum" w:date="2022-04-12T15:18:00Z">
              <w:r w:rsidRPr="00BD0198" w:rsidDel="00DF436C">
                <w:rPr>
                  <w:rFonts w:ascii="Arial" w:eastAsia="Times New Roman" w:hAnsi="Arial" w:cs="Arial"/>
                  <w:sz w:val="22"/>
                  <w:szCs w:val="22"/>
                  <w:lang w:val="de-DE" w:eastAsia="de-DE"/>
                </w:rPr>
                <w:delText>1</w:delText>
              </w:r>
            </w:del>
            <w:del w:id="1366" w:author="praktikum" w:date="2022-04-05T10:09:00Z">
              <w:r w:rsidRPr="00BD0198" w:rsidDel="000A0E9A">
                <w:rPr>
                  <w:rFonts w:ascii="Arial" w:eastAsia="Times New Roman" w:hAnsi="Arial" w:cs="Arial"/>
                  <w:sz w:val="22"/>
                  <w:szCs w:val="22"/>
                  <w:lang w:val="de-DE" w:eastAsia="de-DE"/>
                </w:rPr>
                <w:delText>,</w:delText>
              </w:r>
            </w:del>
            <w:del w:id="1367" w:author="praktikum" w:date="2022-04-12T15:18:00Z">
              <w:r w:rsidRPr="00BD0198" w:rsidDel="00DF436C">
                <w:rPr>
                  <w:rFonts w:ascii="Arial" w:eastAsia="Times New Roman" w:hAnsi="Arial" w:cs="Arial"/>
                  <w:sz w:val="22"/>
                  <w:szCs w:val="22"/>
                  <w:lang w:val="de-DE" w:eastAsia="de-DE"/>
                </w:rPr>
                <w:delText>91</w:delText>
              </w:r>
            </w:del>
          </w:p>
        </w:tc>
        <w:tc>
          <w:tcPr>
            <w:tcW w:w="1076" w:type="dxa"/>
            <w:tcBorders>
              <w:top w:val="nil"/>
              <w:left w:val="nil"/>
              <w:bottom w:val="nil"/>
              <w:right w:val="nil"/>
            </w:tcBorders>
            <w:shd w:val="clear" w:color="auto" w:fill="auto"/>
            <w:noWrap/>
            <w:vAlign w:val="center"/>
          </w:tcPr>
          <w:p w14:paraId="03900D10" w14:textId="102E10CB" w:rsidR="00BD0198" w:rsidRPr="00BD0198" w:rsidDel="00DF436C" w:rsidRDefault="00BD0198" w:rsidP="00BD0198">
            <w:pPr>
              <w:spacing w:after="0" w:line="240" w:lineRule="auto"/>
              <w:contextualSpacing w:val="0"/>
              <w:jc w:val="both"/>
              <w:rPr>
                <w:del w:id="1368" w:author="praktikum" w:date="2022-04-12T15:18:00Z"/>
                <w:rFonts w:ascii="Arial" w:eastAsia="Times New Roman" w:hAnsi="Arial" w:cs="Arial"/>
                <w:sz w:val="22"/>
                <w:szCs w:val="22"/>
                <w:lang w:val="de-DE" w:eastAsia="de-DE"/>
              </w:rPr>
            </w:pPr>
            <w:del w:id="1369" w:author="praktikum" w:date="2022-04-05T10:26:00Z">
              <w:r w:rsidRPr="00BD0198" w:rsidDel="00821F75">
                <w:rPr>
                  <w:rFonts w:ascii="Arial" w:eastAsia="Times New Roman" w:hAnsi="Arial" w:cs="Arial"/>
                  <w:sz w:val="22"/>
                  <w:szCs w:val="22"/>
                  <w:lang w:val="de-DE" w:eastAsia="de-DE"/>
                </w:rPr>
                <w:delText>+-</w:delText>
              </w:r>
            </w:del>
            <w:del w:id="1370" w:author="praktikum" w:date="2022-04-12T15:18:00Z">
              <w:r w:rsidRPr="00BD0198" w:rsidDel="00DF436C">
                <w:rPr>
                  <w:rFonts w:ascii="Arial" w:eastAsia="Times New Roman" w:hAnsi="Arial" w:cs="Arial"/>
                  <w:sz w:val="22"/>
                  <w:szCs w:val="22"/>
                  <w:lang w:val="de-DE" w:eastAsia="de-DE"/>
                </w:rPr>
                <w:delText>0</w:delText>
              </w:r>
            </w:del>
            <w:del w:id="1371" w:author="praktikum" w:date="2022-04-05T10:09:00Z">
              <w:r w:rsidRPr="00BD0198" w:rsidDel="000A0E9A">
                <w:rPr>
                  <w:rFonts w:ascii="Arial" w:eastAsia="Times New Roman" w:hAnsi="Arial" w:cs="Arial"/>
                  <w:sz w:val="22"/>
                  <w:szCs w:val="22"/>
                  <w:lang w:val="de-DE" w:eastAsia="de-DE"/>
                </w:rPr>
                <w:delText>,</w:delText>
              </w:r>
            </w:del>
            <w:del w:id="1372" w:author="praktikum" w:date="2022-04-12T15:18:00Z">
              <w:r w:rsidRPr="00BD0198" w:rsidDel="00DF436C">
                <w:rPr>
                  <w:rFonts w:ascii="Arial" w:eastAsia="Times New Roman" w:hAnsi="Arial" w:cs="Arial"/>
                  <w:sz w:val="22"/>
                  <w:szCs w:val="22"/>
                  <w:lang w:val="de-DE" w:eastAsia="de-DE"/>
                </w:rPr>
                <w:delText>61</w:delText>
              </w:r>
            </w:del>
          </w:p>
        </w:tc>
        <w:tc>
          <w:tcPr>
            <w:tcW w:w="876" w:type="dxa"/>
            <w:tcBorders>
              <w:top w:val="nil"/>
              <w:left w:val="nil"/>
              <w:bottom w:val="nil"/>
              <w:right w:val="nil"/>
            </w:tcBorders>
            <w:shd w:val="clear" w:color="auto" w:fill="auto"/>
            <w:noWrap/>
            <w:vAlign w:val="center"/>
          </w:tcPr>
          <w:p w14:paraId="4851D30A" w14:textId="5247015B" w:rsidR="00BD0198" w:rsidRPr="00BD0198" w:rsidDel="00DF436C" w:rsidRDefault="00BD0198" w:rsidP="00BD0198">
            <w:pPr>
              <w:spacing w:after="0" w:line="240" w:lineRule="auto"/>
              <w:contextualSpacing w:val="0"/>
              <w:jc w:val="both"/>
              <w:rPr>
                <w:del w:id="1373" w:author="praktikum" w:date="2022-04-12T15:18:00Z"/>
                <w:rFonts w:ascii="Arial" w:eastAsia="Times New Roman" w:hAnsi="Arial" w:cs="Arial"/>
                <w:sz w:val="22"/>
                <w:szCs w:val="22"/>
                <w:lang w:val="de-DE" w:eastAsia="de-DE"/>
              </w:rPr>
            </w:pPr>
            <w:del w:id="1374" w:author="praktikum" w:date="2022-04-12T15:18:00Z">
              <w:r w:rsidRPr="00BD0198" w:rsidDel="00DF436C">
                <w:rPr>
                  <w:rFonts w:ascii="Arial" w:eastAsia="Times New Roman" w:hAnsi="Arial" w:cs="Arial"/>
                  <w:sz w:val="22"/>
                  <w:szCs w:val="22"/>
                  <w:lang w:val="de-DE" w:eastAsia="de-DE"/>
                </w:rPr>
                <w:delText>2</w:delText>
              </w:r>
            </w:del>
            <w:del w:id="1375" w:author="praktikum" w:date="2022-04-05T10:09:00Z">
              <w:r w:rsidRPr="00BD0198" w:rsidDel="000A0E9A">
                <w:rPr>
                  <w:rFonts w:ascii="Arial" w:eastAsia="Times New Roman" w:hAnsi="Arial" w:cs="Arial"/>
                  <w:sz w:val="22"/>
                  <w:szCs w:val="22"/>
                  <w:lang w:val="de-DE" w:eastAsia="de-DE"/>
                </w:rPr>
                <w:delText>,</w:delText>
              </w:r>
            </w:del>
            <w:del w:id="1376" w:author="praktikum" w:date="2022-04-12T15:18:00Z">
              <w:r w:rsidRPr="00BD0198" w:rsidDel="00DF436C">
                <w:rPr>
                  <w:rFonts w:ascii="Arial" w:eastAsia="Times New Roman" w:hAnsi="Arial" w:cs="Arial"/>
                  <w:sz w:val="22"/>
                  <w:szCs w:val="22"/>
                  <w:lang w:val="de-DE" w:eastAsia="de-DE"/>
                </w:rPr>
                <w:delText>06</w:delText>
              </w:r>
            </w:del>
          </w:p>
        </w:tc>
        <w:tc>
          <w:tcPr>
            <w:tcW w:w="1076" w:type="dxa"/>
            <w:tcBorders>
              <w:top w:val="nil"/>
              <w:left w:val="nil"/>
              <w:bottom w:val="nil"/>
              <w:right w:val="nil"/>
            </w:tcBorders>
            <w:shd w:val="clear" w:color="auto" w:fill="auto"/>
            <w:noWrap/>
            <w:vAlign w:val="center"/>
          </w:tcPr>
          <w:p w14:paraId="0619F144" w14:textId="090BD016" w:rsidR="00BD0198" w:rsidRPr="00BD0198" w:rsidDel="00DF436C" w:rsidRDefault="00BD0198" w:rsidP="00BD0198">
            <w:pPr>
              <w:spacing w:after="0" w:line="240" w:lineRule="auto"/>
              <w:contextualSpacing w:val="0"/>
              <w:jc w:val="both"/>
              <w:rPr>
                <w:del w:id="1377" w:author="praktikum" w:date="2022-04-12T15:18:00Z"/>
                <w:rFonts w:ascii="Arial" w:eastAsia="Times New Roman" w:hAnsi="Arial" w:cs="Arial"/>
                <w:sz w:val="22"/>
                <w:szCs w:val="22"/>
                <w:lang w:val="de-DE" w:eastAsia="de-DE"/>
              </w:rPr>
            </w:pPr>
            <w:del w:id="1378" w:author="praktikum" w:date="2022-04-05T10:26:00Z">
              <w:r w:rsidRPr="00BD0198" w:rsidDel="00821F75">
                <w:rPr>
                  <w:rFonts w:ascii="Arial" w:eastAsia="Times New Roman" w:hAnsi="Arial" w:cs="Arial"/>
                  <w:sz w:val="22"/>
                  <w:szCs w:val="22"/>
                  <w:lang w:val="de-DE" w:eastAsia="de-DE"/>
                </w:rPr>
                <w:delText>+-</w:delText>
              </w:r>
            </w:del>
            <w:del w:id="1379" w:author="praktikum" w:date="2022-04-12T15:18:00Z">
              <w:r w:rsidRPr="00BD0198" w:rsidDel="00DF436C">
                <w:rPr>
                  <w:rFonts w:ascii="Arial" w:eastAsia="Times New Roman" w:hAnsi="Arial" w:cs="Arial"/>
                  <w:sz w:val="22"/>
                  <w:szCs w:val="22"/>
                  <w:lang w:val="de-DE" w:eastAsia="de-DE"/>
                </w:rPr>
                <w:delText>0</w:delText>
              </w:r>
            </w:del>
            <w:del w:id="1380" w:author="praktikum" w:date="2022-04-05T10:09:00Z">
              <w:r w:rsidRPr="00BD0198" w:rsidDel="000A0E9A">
                <w:rPr>
                  <w:rFonts w:ascii="Arial" w:eastAsia="Times New Roman" w:hAnsi="Arial" w:cs="Arial"/>
                  <w:sz w:val="22"/>
                  <w:szCs w:val="22"/>
                  <w:lang w:val="de-DE" w:eastAsia="de-DE"/>
                </w:rPr>
                <w:delText>,</w:delText>
              </w:r>
            </w:del>
            <w:del w:id="1381" w:author="praktikum" w:date="2022-04-12T15:18:00Z">
              <w:r w:rsidRPr="00BD0198" w:rsidDel="00DF436C">
                <w:rPr>
                  <w:rFonts w:ascii="Arial" w:eastAsia="Times New Roman" w:hAnsi="Arial" w:cs="Arial"/>
                  <w:sz w:val="22"/>
                  <w:szCs w:val="22"/>
                  <w:lang w:val="de-DE" w:eastAsia="de-DE"/>
                </w:rPr>
                <w:delText>61</w:delText>
              </w:r>
            </w:del>
          </w:p>
        </w:tc>
        <w:tc>
          <w:tcPr>
            <w:tcW w:w="876" w:type="dxa"/>
            <w:tcBorders>
              <w:top w:val="nil"/>
              <w:left w:val="nil"/>
              <w:bottom w:val="nil"/>
              <w:right w:val="nil"/>
            </w:tcBorders>
            <w:shd w:val="clear" w:color="auto" w:fill="auto"/>
            <w:noWrap/>
            <w:vAlign w:val="center"/>
          </w:tcPr>
          <w:p w14:paraId="2C496DE2" w14:textId="253A8F2C" w:rsidR="00BD0198" w:rsidRPr="00BD0198" w:rsidDel="00DF436C" w:rsidRDefault="00BD0198" w:rsidP="00BD0198">
            <w:pPr>
              <w:spacing w:after="0" w:line="240" w:lineRule="auto"/>
              <w:contextualSpacing w:val="0"/>
              <w:jc w:val="both"/>
              <w:rPr>
                <w:del w:id="1382" w:author="praktikum" w:date="2022-04-12T15:18:00Z"/>
                <w:rFonts w:ascii="Arial" w:eastAsia="Times New Roman" w:hAnsi="Arial" w:cs="Arial"/>
                <w:sz w:val="22"/>
                <w:szCs w:val="22"/>
                <w:lang w:val="de-DE" w:eastAsia="de-DE"/>
              </w:rPr>
            </w:pPr>
            <w:del w:id="1383" w:author="praktikum" w:date="2022-04-12T15:18:00Z">
              <w:r w:rsidRPr="00BD0198" w:rsidDel="00DF436C">
                <w:rPr>
                  <w:rFonts w:ascii="Arial" w:eastAsia="Times New Roman" w:hAnsi="Arial" w:cs="Arial"/>
                  <w:sz w:val="22"/>
                  <w:szCs w:val="22"/>
                  <w:lang w:val="de-DE" w:eastAsia="de-DE"/>
                </w:rPr>
                <w:delText>1</w:delText>
              </w:r>
            </w:del>
            <w:del w:id="1384" w:author="praktikum" w:date="2022-04-05T10:09:00Z">
              <w:r w:rsidRPr="00BD0198" w:rsidDel="000A0E9A">
                <w:rPr>
                  <w:rFonts w:ascii="Arial" w:eastAsia="Times New Roman" w:hAnsi="Arial" w:cs="Arial"/>
                  <w:sz w:val="22"/>
                  <w:szCs w:val="22"/>
                  <w:lang w:val="de-DE" w:eastAsia="de-DE"/>
                </w:rPr>
                <w:delText>,</w:delText>
              </w:r>
            </w:del>
            <w:del w:id="1385" w:author="praktikum" w:date="2022-04-12T15:18:00Z">
              <w:r w:rsidRPr="00BD0198" w:rsidDel="00DF436C">
                <w:rPr>
                  <w:rFonts w:ascii="Arial" w:eastAsia="Times New Roman" w:hAnsi="Arial" w:cs="Arial"/>
                  <w:sz w:val="22"/>
                  <w:szCs w:val="22"/>
                  <w:lang w:val="de-DE" w:eastAsia="de-DE"/>
                </w:rPr>
                <w:delText>68</w:delText>
              </w:r>
            </w:del>
          </w:p>
        </w:tc>
        <w:tc>
          <w:tcPr>
            <w:tcW w:w="1045" w:type="dxa"/>
            <w:tcBorders>
              <w:top w:val="nil"/>
              <w:left w:val="nil"/>
              <w:bottom w:val="nil"/>
              <w:right w:val="nil"/>
            </w:tcBorders>
            <w:shd w:val="clear" w:color="auto" w:fill="auto"/>
            <w:noWrap/>
            <w:vAlign w:val="center"/>
          </w:tcPr>
          <w:p w14:paraId="18094913" w14:textId="529340C8" w:rsidR="00BD0198" w:rsidRPr="00BD0198" w:rsidDel="00DF436C" w:rsidRDefault="00BD0198" w:rsidP="00BD0198">
            <w:pPr>
              <w:spacing w:after="0" w:line="240" w:lineRule="auto"/>
              <w:contextualSpacing w:val="0"/>
              <w:jc w:val="both"/>
              <w:rPr>
                <w:del w:id="1386" w:author="praktikum" w:date="2022-04-12T15:18:00Z"/>
                <w:rFonts w:ascii="Arial" w:eastAsia="Times New Roman" w:hAnsi="Arial" w:cs="Arial"/>
                <w:sz w:val="22"/>
                <w:szCs w:val="22"/>
                <w:lang w:val="de-DE" w:eastAsia="de-DE"/>
              </w:rPr>
            </w:pPr>
            <w:del w:id="1387" w:author="praktikum" w:date="2022-04-05T10:26:00Z">
              <w:r w:rsidRPr="00BD0198" w:rsidDel="00821F75">
                <w:rPr>
                  <w:rFonts w:ascii="Arial" w:eastAsia="Times New Roman" w:hAnsi="Arial" w:cs="Arial"/>
                  <w:sz w:val="22"/>
                  <w:szCs w:val="22"/>
                  <w:lang w:val="de-DE" w:eastAsia="de-DE"/>
                </w:rPr>
                <w:delText>+-</w:delText>
              </w:r>
            </w:del>
            <w:del w:id="1388" w:author="praktikum" w:date="2022-04-12T15:18:00Z">
              <w:r w:rsidRPr="00BD0198" w:rsidDel="00DF436C">
                <w:rPr>
                  <w:rFonts w:ascii="Arial" w:eastAsia="Times New Roman" w:hAnsi="Arial" w:cs="Arial"/>
                  <w:sz w:val="22"/>
                  <w:szCs w:val="22"/>
                  <w:lang w:val="de-DE" w:eastAsia="de-DE"/>
                </w:rPr>
                <w:delText>0</w:delText>
              </w:r>
            </w:del>
            <w:del w:id="1389" w:author="praktikum" w:date="2022-04-05T10:09:00Z">
              <w:r w:rsidRPr="00BD0198" w:rsidDel="000A0E9A">
                <w:rPr>
                  <w:rFonts w:ascii="Arial" w:eastAsia="Times New Roman" w:hAnsi="Arial" w:cs="Arial"/>
                  <w:sz w:val="22"/>
                  <w:szCs w:val="22"/>
                  <w:lang w:val="de-DE" w:eastAsia="de-DE"/>
                </w:rPr>
                <w:delText>,</w:delText>
              </w:r>
            </w:del>
            <w:del w:id="1390" w:author="praktikum" w:date="2022-04-12T15:18:00Z">
              <w:r w:rsidRPr="00BD0198" w:rsidDel="00DF436C">
                <w:rPr>
                  <w:rFonts w:ascii="Arial" w:eastAsia="Times New Roman" w:hAnsi="Arial" w:cs="Arial"/>
                  <w:sz w:val="22"/>
                  <w:szCs w:val="22"/>
                  <w:lang w:val="de-DE" w:eastAsia="de-DE"/>
                </w:rPr>
                <w:delText>61</w:delText>
              </w:r>
            </w:del>
          </w:p>
        </w:tc>
      </w:tr>
      <w:tr w:rsidR="00BD7C7D" w:rsidRPr="00BD0198" w:rsidDel="00DF436C" w14:paraId="20114E3E" w14:textId="0D9E705F" w:rsidTr="00EB31DA">
        <w:trPr>
          <w:trHeight w:val="227"/>
          <w:del w:id="1391" w:author="praktikum" w:date="2022-04-12T15:18:00Z"/>
        </w:trPr>
        <w:tc>
          <w:tcPr>
            <w:tcW w:w="4123" w:type="dxa"/>
            <w:gridSpan w:val="2"/>
            <w:tcBorders>
              <w:top w:val="nil"/>
              <w:left w:val="nil"/>
              <w:bottom w:val="nil"/>
              <w:right w:val="nil"/>
            </w:tcBorders>
            <w:shd w:val="clear" w:color="auto" w:fill="auto"/>
            <w:noWrap/>
            <w:vAlign w:val="center"/>
          </w:tcPr>
          <w:p w14:paraId="73D49893" w14:textId="231E8823" w:rsidR="00BD0198" w:rsidRPr="00BD0198" w:rsidDel="00DF436C" w:rsidRDefault="00BD0198" w:rsidP="00BD0198">
            <w:pPr>
              <w:spacing w:after="0" w:line="240" w:lineRule="auto"/>
              <w:contextualSpacing w:val="0"/>
              <w:rPr>
                <w:del w:id="1392" w:author="praktikum" w:date="2022-04-12T15:18:00Z"/>
                <w:rFonts w:ascii="Arial" w:eastAsia="Times New Roman" w:hAnsi="Arial" w:cs="Arial"/>
                <w:b/>
                <w:bCs/>
                <w:sz w:val="22"/>
                <w:szCs w:val="22"/>
                <w:lang w:val="de-DE" w:eastAsia="de-DE"/>
              </w:rPr>
            </w:pPr>
            <w:del w:id="1393" w:author="praktikum" w:date="2022-04-12T15:18:00Z">
              <w:r w:rsidRPr="00BD0198" w:rsidDel="00DF436C">
                <w:rPr>
                  <w:rFonts w:ascii="Arial" w:eastAsia="Times New Roman" w:hAnsi="Arial" w:cs="Arial"/>
                  <w:b/>
                  <w:bCs/>
                  <w:sz w:val="22"/>
                  <w:szCs w:val="22"/>
                  <w:lang w:val="de-DE" w:eastAsia="de-DE"/>
                </w:rPr>
                <w:delText>Procedural Motor Learning Task</w:delText>
              </w:r>
            </w:del>
          </w:p>
        </w:tc>
        <w:tc>
          <w:tcPr>
            <w:tcW w:w="1076" w:type="dxa"/>
            <w:tcBorders>
              <w:top w:val="nil"/>
              <w:left w:val="nil"/>
              <w:bottom w:val="nil"/>
              <w:right w:val="nil"/>
            </w:tcBorders>
            <w:shd w:val="clear" w:color="auto" w:fill="auto"/>
            <w:noWrap/>
            <w:vAlign w:val="center"/>
          </w:tcPr>
          <w:p w14:paraId="3DEE3304" w14:textId="65595A30" w:rsidR="00BD0198" w:rsidRPr="00BD0198" w:rsidDel="00DF436C" w:rsidRDefault="00BD0198" w:rsidP="00BD0198">
            <w:pPr>
              <w:spacing w:after="0" w:line="240" w:lineRule="auto"/>
              <w:contextualSpacing w:val="0"/>
              <w:rPr>
                <w:del w:id="1394" w:author="praktikum" w:date="2022-04-12T15:18:00Z"/>
                <w:rFonts w:ascii="Arial" w:eastAsia="Times New Roman" w:hAnsi="Arial" w:cs="Arial"/>
                <w:b/>
                <w:bCs/>
                <w:sz w:val="22"/>
                <w:szCs w:val="22"/>
                <w:lang w:val="de-DE" w:eastAsia="de-DE"/>
              </w:rPr>
            </w:pPr>
          </w:p>
        </w:tc>
        <w:tc>
          <w:tcPr>
            <w:tcW w:w="876" w:type="dxa"/>
            <w:tcBorders>
              <w:top w:val="nil"/>
              <w:left w:val="nil"/>
              <w:bottom w:val="nil"/>
              <w:right w:val="nil"/>
            </w:tcBorders>
            <w:shd w:val="clear" w:color="auto" w:fill="auto"/>
            <w:noWrap/>
            <w:vAlign w:val="center"/>
          </w:tcPr>
          <w:p w14:paraId="762804C7" w14:textId="2FE5DB79" w:rsidR="00BD0198" w:rsidRPr="00BD0198" w:rsidDel="00DF436C" w:rsidRDefault="00BD0198" w:rsidP="00BD0198">
            <w:pPr>
              <w:spacing w:after="0" w:line="240" w:lineRule="auto"/>
              <w:contextualSpacing w:val="0"/>
              <w:jc w:val="both"/>
              <w:rPr>
                <w:del w:id="1395" w:author="praktikum" w:date="2022-04-12T15:18:00Z"/>
                <w:rFonts w:eastAsia="Times New Roman"/>
                <w:sz w:val="22"/>
                <w:szCs w:val="22"/>
                <w:lang w:val="de-DE" w:eastAsia="de-DE"/>
              </w:rPr>
            </w:pPr>
          </w:p>
        </w:tc>
        <w:tc>
          <w:tcPr>
            <w:tcW w:w="1076" w:type="dxa"/>
            <w:tcBorders>
              <w:top w:val="nil"/>
              <w:left w:val="nil"/>
              <w:bottom w:val="nil"/>
              <w:right w:val="nil"/>
            </w:tcBorders>
            <w:shd w:val="clear" w:color="auto" w:fill="auto"/>
            <w:noWrap/>
            <w:vAlign w:val="center"/>
          </w:tcPr>
          <w:p w14:paraId="784C4ECF" w14:textId="20218A59" w:rsidR="00BD0198" w:rsidRPr="00BD0198" w:rsidDel="00DF436C" w:rsidRDefault="00BD0198" w:rsidP="00BD0198">
            <w:pPr>
              <w:spacing w:after="0" w:line="240" w:lineRule="auto"/>
              <w:contextualSpacing w:val="0"/>
              <w:jc w:val="both"/>
              <w:rPr>
                <w:del w:id="1396" w:author="praktikum" w:date="2022-04-12T15:18:00Z"/>
                <w:rFonts w:eastAsia="Times New Roman"/>
                <w:sz w:val="22"/>
                <w:szCs w:val="22"/>
                <w:lang w:val="de-DE" w:eastAsia="de-DE"/>
              </w:rPr>
            </w:pPr>
          </w:p>
        </w:tc>
        <w:tc>
          <w:tcPr>
            <w:tcW w:w="876" w:type="dxa"/>
            <w:tcBorders>
              <w:top w:val="nil"/>
              <w:left w:val="nil"/>
              <w:bottom w:val="nil"/>
              <w:right w:val="nil"/>
            </w:tcBorders>
            <w:shd w:val="clear" w:color="auto" w:fill="auto"/>
            <w:noWrap/>
            <w:vAlign w:val="center"/>
          </w:tcPr>
          <w:p w14:paraId="2278599B" w14:textId="41C5468F" w:rsidR="00BD0198" w:rsidRPr="00BD0198" w:rsidDel="00DF436C" w:rsidRDefault="00BD0198" w:rsidP="00BD0198">
            <w:pPr>
              <w:spacing w:after="0" w:line="240" w:lineRule="auto"/>
              <w:contextualSpacing w:val="0"/>
              <w:jc w:val="both"/>
              <w:rPr>
                <w:del w:id="1397" w:author="praktikum" w:date="2022-04-12T15:18:00Z"/>
                <w:rFonts w:eastAsia="Times New Roman"/>
                <w:sz w:val="22"/>
                <w:szCs w:val="22"/>
                <w:lang w:val="de-DE" w:eastAsia="de-DE"/>
              </w:rPr>
            </w:pPr>
          </w:p>
        </w:tc>
        <w:tc>
          <w:tcPr>
            <w:tcW w:w="1045" w:type="dxa"/>
            <w:tcBorders>
              <w:top w:val="nil"/>
              <w:left w:val="nil"/>
              <w:bottom w:val="nil"/>
              <w:right w:val="nil"/>
            </w:tcBorders>
            <w:shd w:val="clear" w:color="auto" w:fill="auto"/>
            <w:noWrap/>
            <w:vAlign w:val="center"/>
          </w:tcPr>
          <w:p w14:paraId="7E125344" w14:textId="4830A7B4" w:rsidR="00BD0198" w:rsidRPr="00BD0198" w:rsidDel="00DF436C" w:rsidRDefault="00BD0198" w:rsidP="00BD0198">
            <w:pPr>
              <w:spacing w:after="0" w:line="240" w:lineRule="auto"/>
              <w:contextualSpacing w:val="0"/>
              <w:jc w:val="both"/>
              <w:rPr>
                <w:del w:id="1398" w:author="praktikum" w:date="2022-04-12T15:18:00Z"/>
                <w:rFonts w:eastAsia="Times New Roman"/>
                <w:sz w:val="22"/>
                <w:szCs w:val="22"/>
                <w:lang w:val="de-DE" w:eastAsia="de-DE"/>
              </w:rPr>
            </w:pPr>
          </w:p>
        </w:tc>
      </w:tr>
      <w:tr w:rsidR="00BD7C7D" w:rsidRPr="00BD0198" w:rsidDel="00DF436C" w14:paraId="32165B55" w14:textId="259ADF02" w:rsidTr="00EB31DA">
        <w:trPr>
          <w:trHeight w:val="227"/>
          <w:del w:id="1399" w:author="praktikum" w:date="2022-04-12T15:18:00Z"/>
        </w:trPr>
        <w:tc>
          <w:tcPr>
            <w:tcW w:w="3247" w:type="dxa"/>
            <w:tcBorders>
              <w:top w:val="nil"/>
              <w:left w:val="nil"/>
              <w:bottom w:val="nil"/>
              <w:right w:val="nil"/>
            </w:tcBorders>
            <w:shd w:val="clear" w:color="auto" w:fill="auto"/>
            <w:noWrap/>
            <w:vAlign w:val="center"/>
          </w:tcPr>
          <w:p w14:paraId="52F361C9" w14:textId="1249A709" w:rsidR="00BD0198" w:rsidRPr="00BD0198" w:rsidDel="00DF436C" w:rsidRDefault="00BD0198" w:rsidP="00BD0198">
            <w:pPr>
              <w:spacing w:after="0" w:line="240" w:lineRule="auto"/>
              <w:contextualSpacing w:val="0"/>
              <w:jc w:val="both"/>
              <w:rPr>
                <w:del w:id="1400" w:author="praktikum" w:date="2022-04-12T15:18:00Z"/>
                <w:rFonts w:ascii="Arial" w:eastAsia="Times New Roman" w:hAnsi="Arial" w:cs="Arial"/>
                <w:sz w:val="22"/>
                <w:szCs w:val="22"/>
                <w:lang w:val="de-DE" w:eastAsia="de-DE"/>
              </w:rPr>
            </w:pPr>
            <w:del w:id="1401" w:author="praktikum" w:date="2022-04-12T15:18:00Z">
              <w:r w:rsidRPr="00BD0198" w:rsidDel="00DF436C">
                <w:rPr>
                  <w:rFonts w:ascii="Arial" w:eastAsia="Times New Roman" w:hAnsi="Arial" w:cs="Arial"/>
                  <w:sz w:val="22"/>
                  <w:szCs w:val="22"/>
                  <w:lang w:val="de-DE" w:eastAsia="de-DE"/>
                </w:rPr>
                <w:delText>Error Trials</w:delText>
              </w:r>
            </w:del>
          </w:p>
        </w:tc>
        <w:tc>
          <w:tcPr>
            <w:tcW w:w="876" w:type="dxa"/>
            <w:tcBorders>
              <w:top w:val="nil"/>
              <w:left w:val="nil"/>
              <w:bottom w:val="nil"/>
              <w:right w:val="nil"/>
            </w:tcBorders>
            <w:shd w:val="clear" w:color="auto" w:fill="auto"/>
            <w:noWrap/>
            <w:vAlign w:val="center"/>
          </w:tcPr>
          <w:p w14:paraId="5DFB3DE0" w14:textId="2E99B26D" w:rsidR="00BD0198" w:rsidRPr="00BD0198" w:rsidDel="00DF436C" w:rsidRDefault="00BD0198" w:rsidP="00BD0198">
            <w:pPr>
              <w:spacing w:after="0" w:line="240" w:lineRule="auto"/>
              <w:contextualSpacing w:val="0"/>
              <w:jc w:val="both"/>
              <w:rPr>
                <w:del w:id="1402" w:author="praktikum" w:date="2022-04-12T15:18:00Z"/>
                <w:rFonts w:ascii="Arial" w:eastAsia="Times New Roman" w:hAnsi="Arial" w:cs="Arial"/>
                <w:sz w:val="22"/>
                <w:szCs w:val="22"/>
                <w:lang w:val="de-DE" w:eastAsia="de-DE"/>
              </w:rPr>
            </w:pPr>
            <w:del w:id="1403" w:author="praktikum" w:date="2022-04-12T15:18:00Z">
              <w:r w:rsidRPr="00BD0198" w:rsidDel="00DF436C">
                <w:rPr>
                  <w:rFonts w:ascii="Arial" w:eastAsia="Times New Roman" w:hAnsi="Arial" w:cs="Arial"/>
                  <w:sz w:val="22"/>
                  <w:szCs w:val="22"/>
                  <w:lang w:val="de-DE" w:eastAsia="de-DE"/>
                </w:rPr>
                <w:delText>13</w:delText>
              </w:r>
            </w:del>
            <w:del w:id="1404" w:author="praktikum" w:date="2022-04-05T10:09:00Z">
              <w:r w:rsidRPr="00BD0198" w:rsidDel="000A0E9A">
                <w:rPr>
                  <w:rFonts w:ascii="Arial" w:eastAsia="Times New Roman" w:hAnsi="Arial" w:cs="Arial"/>
                  <w:sz w:val="22"/>
                  <w:szCs w:val="22"/>
                  <w:lang w:val="de-DE" w:eastAsia="de-DE"/>
                </w:rPr>
                <w:delText>,</w:delText>
              </w:r>
            </w:del>
            <w:del w:id="1405" w:author="praktikum" w:date="2022-04-12T15:18:00Z">
              <w:r w:rsidRPr="00BD0198" w:rsidDel="00DF436C">
                <w:rPr>
                  <w:rFonts w:ascii="Arial" w:eastAsia="Times New Roman" w:hAnsi="Arial" w:cs="Arial"/>
                  <w:sz w:val="22"/>
                  <w:szCs w:val="22"/>
                  <w:lang w:val="de-DE" w:eastAsia="de-DE"/>
                </w:rPr>
                <w:delText>26</w:delText>
              </w:r>
            </w:del>
          </w:p>
        </w:tc>
        <w:tc>
          <w:tcPr>
            <w:tcW w:w="1076" w:type="dxa"/>
            <w:tcBorders>
              <w:top w:val="nil"/>
              <w:left w:val="nil"/>
              <w:bottom w:val="nil"/>
              <w:right w:val="nil"/>
            </w:tcBorders>
            <w:shd w:val="clear" w:color="auto" w:fill="auto"/>
            <w:noWrap/>
            <w:vAlign w:val="center"/>
          </w:tcPr>
          <w:p w14:paraId="0A819CC2" w14:textId="595ED53D" w:rsidR="00BD0198" w:rsidRPr="00BD0198" w:rsidDel="00DF436C" w:rsidRDefault="00BD0198" w:rsidP="00BD0198">
            <w:pPr>
              <w:spacing w:after="0" w:line="240" w:lineRule="auto"/>
              <w:contextualSpacing w:val="0"/>
              <w:jc w:val="both"/>
              <w:rPr>
                <w:del w:id="1406" w:author="praktikum" w:date="2022-04-12T15:18:00Z"/>
                <w:rFonts w:ascii="Arial" w:eastAsia="Times New Roman" w:hAnsi="Arial" w:cs="Arial"/>
                <w:sz w:val="22"/>
                <w:szCs w:val="22"/>
                <w:lang w:val="de-DE" w:eastAsia="de-DE"/>
              </w:rPr>
            </w:pPr>
            <w:del w:id="1407" w:author="praktikum" w:date="2022-04-05T10:26:00Z">
              <w:r w:rsidRPr="00BD0198" w:rsidDel="00821F75">
                <w:rPr>
                  <w:rFonts w:ascii="Arial" w:eastAsia="Times New Roman" w:hAnsi="Arial" w:cs="Arial"/>
                  <w:sz w:val="22"/>
                  <w:szCs w:val="22"/>
                  <w:lang w:val="de-DE" w:eastAsia="de-DE"/>
                </w:rPr>
                <w:delText>+-</w:delText>
              </w:r>
            </w:del>
            <w:del w:id="1408" w:author="praktikum" w:date="2022-04-12T15:18:00Z">
              <w:r w:rsidRPr="00BD0198" w:rsidDel="00DF436C">
                <w:rPr>
                  <w:rFonts w:ascii="Arial" w:eastAsia="Times New Roman" w:hAnsi="Arial" w:cs="Arial"/>
                  <w:sz w:val="22"/>
                  <w:szCs w:val="22"/>
                  <w:lang w:val="de-DE" w:eastAsia="de-DE"/>
                </w:rPr>
                <w:delText>7</w:delText>
              </w:r>
            </w:del>
            <w:del w:id="1409" w:author="praktikum" w:date="2022-04-05T10:09:00Z">
              <w:r w:rsidRPr="00BD0198" w:rsidDel="000A0E9A">
                <w:rPr>
                  <w:rFonts w:ascii="Arial" w:eastAsia="Times New Roman" w:hAnsi="Arial" w:cs="Arial"/>
                  <w:sz w:val="22"/>
                  <w:szCs w:val="22"/>
                  <w:lang w:val="de-DE" w:eastAsia="de-DE"/>
                </w:rPr>
                <w:delText>,</w:delText>
              </w:r>
            </w:del>
            <w:del w:id="1410" w:author="praktikum" w:date="2022-04-12T15:18:00Z">
              <w:r w:rsidRPr="00BD0198" w:rsidDel="00DF436C">
                <w:rPr>
                  <w:rFonts w:ascii="Arial" w:eastAsia="Times New Roman" w:hAnsi="Arial" w:cs="Arial"/>
                  <w:sz w:val="22"/>
                  <w:szCs w:val="22"/>
                  <w:lang w:val="de-DE" w:eastAsia="de-DE"/>
                </w:rPr>
                <w:delText>36</w:delText>
              </w:r>
            </w:del>
          </w:p>
        </w:tc>
        <w:tc>
          <w:tcPr>
            <w:tcW w:w="876" w:type="dxa"/>
            <w:tcBorders>
              <w:top w:val="nil"/>
              <w:left w:val="nil"/>
              <w:bottom w:val="nil"/>
              <w:right w:val="nil"/>
            </w:tcBorders>
            <w:shd w:val="clear" w:color="auto" w:fill="auto"/>
            <w:noWrap/>
            <w:vAlign w:val="center"/>
          </w:tcPr>
          <w:p w14:paraId="296784E9" w14:textId="2627769A" w:rsidR="00BD0198" w:rsidRPr="00BD0198" w:rsidDel="00DF436C" w:rsidRDefault="00BD0198" w:rsidP="00BD0198">
            <w:pPr>
              <w:spacing w:after="0" w:line="240" w:lineRule="auto"/>
              <w:contextualSpacing w:val="0"/>
              <w:jc w:val="both"/>
              <w:rPr>
                <w:del w:id="1411" w:author="praktikum" w:date="2022-04-12T15:18:00Z"/>
                <w:rFonts w:ascii="Arial" w:eastAsia="Times New Roman" w:hAnsi="Arial" w:cs="Arial"/>
                <w:sz w:val="22"/>
                <w:szCs w:val="22"/>
                <w:lang w:val="de-DE" w:eastAsia="de-DE"/>
              </w:rPr>
            </w:pPr>
            <w:del w:id="1412" w:author="praktikum" w:date="2022-04-12T15:18:00Z">
              <w:r w:rsidRPr="00BD0198" w:rsidDel="00DF436C">
                <w:rPr>
                  <w:rFonts w:ascii="Arial" w:eastAsia="Times New Roman" w:hAnsi="Arial" w:cs="Arial"/>
                  <w:sz w:val="22"/>
                  <w:szCs w:val="22"/>
                  <w:lang w:val="de-DE" w:eastAsia="de-DE"/>
                </w:rPr>
                <w:delText>15</w:delText>
              </w:r>
            </w:del>
            <w:del w:id="1413" w:author="praktikum" w:date="2022-04-05T10:09:00Z">
              <w:r w:rsidRPr="00BD0198" w:rsidDel="000A0E9A">
                <w:rPr>
                  <w:rFonts w:ascii="Arial" w:eastAsia="Times New Roman" w:hAnsi="Arial" w:cs="Arial"/>
                  <w:sz w:val="22"/>
                  <w:szCs w:val="22"/>
                  <w:lang w:val="de-DE" w:eastAsia="de-DE"/>
                </w:rPr>
                <w:delText>,</w:delText>
              </w:r>
            </w:del>
            <w:del w:id="1414" w:author="praktikum" w:date="2022-04-12T15:18:00Z">
              <w:r w:rsidRPr="00BD0198" w:rsidDel="00DF436C">
                <w:rPr>
                  <w:rFonts w:ascii="Arial" w:eastAsia="Times New Roman" w:hAnsi="Arial" w:cs="Arial"/>
                  <w:sz w:val="22"/>
                  <w:szCs w:val="22"/>
                  <w:lang w:val="de-DE" w:eastAsia="de-DE"/>
                </w:rPr>
                <w:delText>83</w:delText>
              </w:r>
            </w:del>
          </w:p>
        </w:tc>
        <w:tc>
          <w:tcPr>
            <w:tcW w:w="1076" w:type="dxa"/>
            <w:tcBorders>
              <w:top w:val="nil"/>
              <w:left w:val="nil"/>
              <w:bottom w:val="nil"/>
              <w:right w:val="nil"/>
            </w:tcBorders>
            <w:shd w:val="clear" w:color="auto" w:fill="auto"/>
            <w:noWrap/>
            <w:vAlign w:val="center"/>
          </w:tcPr>
          <w:p w14:paraId="0362AE99" w14:textId="52FDCBEF" w:rsidR="00BD0198" w:rsidRPr="00BD0198" w:rsidDel="00DF436C" w:rsidRDefault="00BD0198" w:rsidP="00BD0198">
            <w:pPr>
              <w:spacing w:after="0" w:line="240" w:lineRule="auto"/>
              <w:contextualSpacing w:val="0"/>
              <w:jc w:val="both"/>
              <w:rPr>
                <w:del w:id="1415" w:author="praktikum" w:date="2022-04-12T15:18:00Z"/>
                <w:rFonts w:ascii="Arial" w:eastAsia="Times New Roman" w:hAnsi="Arial" w:cs="Arial"/>
                <w:sz w:val="22"/>
                <w:szCs w:val="22"/>
                <w:lang w:val="de-DE" w:eastAsia="de-DE"/>
              </w:rPr>
            </w:pPr>
            <w:del w:id="1416" w:author="praktikum" w:date="2022-04-05T10:26:00Z">
              <w:r w:rsidRPr="00BD0198" w:rsidDel="00821F75">
                <w:rPr>
                  <w:rFonts w:ascii="Arial" w:eastAsia="Times New Roman" w:hAnsi="Arial" w:cs="Arial"/>
                  <w:sz w:val="22"/>
                  <w:szCs w:val="22"/>
                  <w:lang w:val="de-DE" w:eastAsia="de-DE"/>
                </w:rPr>
                <w:delText>+-</w:delText>
              </w:r>
            </w:del>
            <w:del w:id="1417" w:author="praktikum" w:date="2022-04-12T15:18:00Z">
              <w:r w:rsidRPr="00BD0198" w:rsidDel="00DF436C">
                <w:rPr>
                  <w:rFonts w:ascii="Arial" w:eastAsia="Times New Roman" w:hAnsi="Arial" w:cs="Arial"/>
                  <w:sz w:val="22"/>
                  <w:szCs w:val="22"/>
                  <w:lang w:val="de-DE" w:eastAsia="de-DE"/>
                </w:rPr>
                <w:delText>12</w:delText>
              </w:r>
            </w:del>
            <w:del w:id="1418" w:author="praktikum" w:date="2022-04-05T10:09:00Z">
              <w:r w:rsidRPr="00BD0198" w:rsidDel="000A0E9A">
                <w:rPr>
                  <w:rFonts w:ascii="Arial" w:eastAsia="Times New Roman" w:hAnsi="Arial" w:cs="Arial"/>
                  <w:sz w:val="22"/>
                  <w:szCs w:val="22"/>
                  <w:lang w:val="de-DE" w:eastAsia="de-DE"/>
                </w:rPr>
                <w:delText>,</w:delText>
              </w:r>
            </w:del>
            <w:del w:id="1419" w:author="praktikum" w:date="2022-04-12T15:18:00Z">
              <w:r w:rsidRPr="00BD0198" w:rsidDel="00DF436C">
                <w:rPr>
                  <w:rFonts w:ascii="Arial" w:eastAsia="Times New Roman" w:hAnsi="Arial" w:cs="Arial"/>
                  <w:sz w:val="22"/>
                  <w:szCs w:val="22"/>
                  <w:lang w:val="de-DE" w:eastAsia="de-DE"/>
                </w:rPr>
                <w:delText>28</w:delText>
              </w:r>
            </w:del>
          </w:p>
        </w:tc>
        <w:tc>
          <w:tcPr>
            <w:tcW w:w="876" w:type="dxa"/>
            <w:tcBorders>
              <w:top w:val="nil"/>
              <w:left w:val="nil"/>
              <w:bottom w:val="nil"/>
              <w:right w:val="nil"/>
            </w:tcBorders>
            <w:shd w:val="clear" w:color="auto" w:fill="auto"/>
            <w:noWrap/>
            <w:vAlign w:val="center"/>
          </w:tcPr>
          <w:p w14:paraId="7BD0CFC9" w14:textId="6D856F6E" w:rsidR="00BD0198" w:rsidRPr="00BD0198" w:rsidDel="00DF436C" w:rsidRDefault="00BD0198" w:rsidP="00BD0198">
            <w:pPr>
              <w:spacing w:after="0" w:line="240" w:lineRule="auto"/>
              <w:contextualSpacing w:val="0"/>
              <w:jc w:val="both"/>
              <w:rPr>
                <w:del w:id="1420" w:author="praktikum" w:date="2022-04-12T15:18:00Z"/>
                <w:rFonts w:ascii="Arial" w:eastAsia="Times New Roman" w:hAnsi="Arial" w:cs="Arial"/>
                <w:sz w:val="22"/>
                <w:szCs w:val="22"/>
                <w:lang w:val="de-DE" w:eastAsia="de-DE"/>
              </w:rPr>
            </w:pPr>
            <w:del w:id="1421" w:author="praktikum" w:date="2022-04-12T15:18:00Z">
              <w:r w:rsidRPr="00BD0198" w:rsidDel="00DF436C">
                <w:rPr>
                  <w:rFonts w:ascii="Arial" w:eastAsia="Times New Roman" w:hAnsi="Arial" w:cs="Arial"/>
                  <w:sz w:val="22"/>
                  <w:szCs w:val="22"/>
                  <w:lang w:val="de-DE" w:eastAsia="de-DE"/>
                </w:rPr>
                <w:delText>16</w:delText>
              </w:r>
            </w:del>
            <w:del w:id="1422" w:author="praktikum" w:date="2022-04-05T10:09:00Z">
              <w:r w:rsidRPr="00BD0198" w:rsidDel="000A0E9A">
                <w:rPr>
                  <w:rFonts w:ascii="Arial" w:eastAsia="Times New Roman" w:hAnsi="Arial" w:cs="Arial"/>
                  <w:sz w:val="22"/>
                  <w:szCs w:val="22"/>
                  <w:lang w:val="de-DE" w:eastAsia="de-DE"/>
                </w:rPr>
                <w:delText>,</w:delText>
              </w:r>
            </w:del>
            <w:del w:id="1423" w:author="praktikum" w:date="2022-04-12T15:18:00Z">
              <w:r w:rsidRPr="00BD0198" w:rsidDel="00DF436C">
                <w:rPr>
                  <w:rFonts w:ascii="Arial" w:eastAsia="Times New Roman" w:hAnsi="Arial" w:cs="Arial"/>
                  <w:sz w:val="22"/>
                  <w:szCs w:val="22"/>
                  <w:lang w:val="de-DE" w:eastAsia="de-DE"/>
                </w:rPr>
                <w:delText>00</w:delText>
              </w:r>
            </w:del>
          </w:p>
        </w:tc>
        <w:tc>
          <w:tcPr>
            <w:tcW w:w="1045" w:type="dxa"/>
            <w:tcBorders>
              <w:top w:val="nil"/>
              <w:left w:val="nil"/>
              <w:bottom w:val="nil"/>
              <w:right w:val="nil"/>
            </w:tcBorders>
            <w:shd w:val="clear" w:color="auto" w:fill="auto"/>
            <w:noWrap/>
            <w:vAlign w:val="center"/>
          </w:tcPr>
          <w:p w14:paraId="14C058AB" w14:textId="3310C679" w:rsidR="00BD0198" w:rsidRPr="00BD0198" w:rsidDel="00DF436C" w:rsidRDefault="00BD0198" w:rsidP="00BD0198">
            <w:pPr>
              <w:spacing w:after="0" w:line="240" w:lineRule="auto"/>
              <w:contextualSpacing w:val="0"/>
              <w:jc w:val="both"/>
              <w:rPr>
                <w:del w:id="1424" w:author="praktikum" w:date="2022-04-12T15:18:00Z"/>
                <w:rFonts w:ascii="Arial" w:eastAsia="Times New Roman" w:hAnsi="Arial" w:cs="Arial"/>
                <w:sz w:val="22"/>
                <w:szCs w:val="22"/>
                <w:lang w:val="de-DE" w:eastAsia="de-DE"/>
              </w:rPr>
            </w:pPr>
            <w:del w:id="1425" w:author="praktikum" w:date="2022-04-05T10:26:00Z">
              <w:r w:rsidRPr="00BD0198" w:rsidDel="00821F75">
                <w:rPr>
                  <w:rFonts w:ascii="Arial" w:eastAsia="Times New Roman" w:hAnsi="Arial" w:cs="Arial"/>
                  <w:sz w:val="22"/>
                  <w:szCs w:val="22"/>
                  <w:lang w:val="de-DE" w:eastAsia="de-DE"/>
                </w:rPr>
                <w:delText>+-</w:delText>
              </w:r>
            </w:del>
            <w:del w:id="1426" w:author="praktikum" w:date="2022-04-12T15:18:00Z">
              <w:r w:rsidRPr="00BD0198" w:rsidDel="00DF436C">
                <w:rPr>
                  <w:rFonts w:ascii="Arial" w:eastAsia="Times New Roman" w:hAnsi="Arial" w:cs="Arial"/>
                  <w:sz w:val="22"/>
                  <w:szCs w:val="22"/>
                  <w:lang w:val="de-DE" w:eastAsia="de-DE"/>
                </w:rPr>
                <w:delText>10</w:delText>
              </w:r>
            </w:del>
            <w:del w:id="1427" w:author="praktikum" w:date="2022-04-05T10:09:00Z">
              <w:r w:rsidRPr="00BD0198" w:rsidDel="000A0E9A">
                <w:rPr>
                  <w:rFonts w:ascii="Arial" w:eastAsia="Times New Roman" w:hAnsi="Arial" w:cs="Arial"/>
                  <w:sz w:val="22"/>
                  <w:szCs w:val="22"/>
                  <w:lang w:val="de-DE" w:eastAsia="de-DE"/>
                </w:rPr>
                <w:delText>,</w:delText>
              </w:r>
            </w:del>
            <w:del w:id="1428" w:author="praktikum" w:date="2022-04-12T15:18:00Z">
              <w:r w:rsidRPr="00BD0198" w:rsidDel="00DF436C">
                <w:rPr>
                  <w:rFonts w:ascii="Arial" w:eastAsia="Times New Roman" w:hAnsi="Arial" w:cs="Arial"/>
                  <w:sz w:val="22"/>
                  <w:szCs w:val="22"/>
                  <w:lang w:val="de-DE" w:eastAsia="de-DE"/>
                </w:rPr>
                <w:delText>85</w:delText>
              </w:r>
            </w:del>
          </w:p>
        </w:tc>
      </w:tr>
      <w:tr w:rsidR="00BD7C7D" w:rsidRPr="00BD0198" w:rsidDel="00DF436C" w14:paraId="19CCE822" w14:textId="30A378DC" w:rsidTr="00EB31DA">
        <w:trPr>
          <w:trHeight w:val="227"/>
          <w:del w:id="1429" w:author="praktikum" w:date="2022-04-12T15:18:00Z"/>
        </w:trPr>
        <w:tc>
          <w:tcPr>
            <w:tcW w:w="3247" w:type="dxa"/>
            <w:tcBorders>
              <w:top w:val="nil"/>
              <w:left w:val="nil"/>
              <w:bottom w:val="nil"/>
              <w:right w:val="nil"/>
            </w:tcBorders>
            <w:shd w:val="clear" w:color="auto" w:fill="auto"/>
            <w:noWrap/>
            <w:vAlign w:val="center"/>
          </w:tcPr>
          <w:p w14:paraId="1EBAA319" w14:textId="416A1B68" w:rsidR="00BD0198" w:rsidRPr="00BD0198" w:rsidDel="00DF436C" w:rsidRDefault="00BD0198" w:rsidP="00BD0198">
            <w:pPr>
              <w:spacing w:after="0" w:line="240" w:lineRule="auto"/>
              <w:contextualSpacing w:val="0"/>
              <w:jc w:val="both"/>
              <w:rPr>
                <w:del w:id="1430" w:author="praktikum" w:date="2022-04-12T15:18:00Z"/>
                <w:rFonts w:ascii="Arial" w:eastAsia="Times New Roman" w:hAnsi="Arial" w:cs="Arial"/>
                <w:sz w:val="22"/>
                <w:szCs w:val="22"/>
                <w:lang w:val="de-DE" w:eastAsia="de-DE"/>
              </w:rPr>
            </w:pPr>
            <w:del w:id="1431" w:author="praktikum" w:date="2022-04-12T15:18:00Z">
              <w:r w:rsidRPr="00BD0198" w:rsidDel="00DF436C">
                <w:rPr>
                  <w:rFonts w:ascii="Arial" w:eastAsia="Times New Roman" w:hAnsi="Arial" w:cs="Arial"/>
                  <w:sz w:val="22"/>
                  <w:szCs w:val="22"/>
                  <w:lang w:val="de-DE" w:eastAsia="de-DE"/>
                </w:rPr>
                <w:delText>Pattern Blocks (ms)</w:delText>
              </w:r>
            </w:del>
          </w:p>
        </w:tc>
        <w:tc>
          <w:tcPr>
            <w:tcW w:w="876" w:type="dxa"/>
            <w:tcBorders>
              <w:top w:val="nil"/>
              <w:left w:val="nil"/>
              <w:bottom w:val="nil"/>
              <w:right w:val="nil"/>
            </w:tcBorders>
            <w:shd w:val="clear" w:color="auto" w:fill="auto"/>
            <w:noWrap/>
            <w:vAlign w:val="center"/>
          </w:tcPr>
          <w:p w14:paraId="790FBA0A" w14:textId="1EAA29CB" w:rsidR="00BD0198" w:rsidRPr="00BD0198" w:rsidDel="00DF436C" w:rsidRDefault="00BD0198" w:rsidP="00BD0198">
            <w:pPr>
              <w:spacing w:after="0" w:line="240" w:lineRule="auto"/>
              <w:contextualSpacing w:val="0"/>
              <w:jc w:val="both"/>
              <w:rPr>
                <w:del w:id="1432" w:author="praktikum" w:date="2022-04-12T15:18:00Z"/>
                <w:rFonts w:ascii="Arial" w:eastAsia="Times New Roman" w:hAnsi="Arial" w:cs="Arial"/>
                <w:sz w:val="22"/>
                <w:szCs w:val="22"/>
                <w:lang w:val="de-DE" w:eastAsia="de-DE"/>
              </w:rPr>
            </w:pPr>
            <w:del w:id="1433" w:author="praktikum" w:date="2022-04-12T15:18:00Z">
              <w:r w:rsidRPr="00BD0198" w:rsidDel="00DF436C">
                <w:rPr>
                  <w:rFonts w:ascii="Arial" w:eastAsia="Times New Roman" w:hAnsi="Arial" w:cs="Arial"/>
                  <w:sz w:val="22"/>
                  <w:szCs w:val="22"/>
                  <w:lang w:val="de-DE" w:eastAsia="de-DE"/>
                </w:rPr>
                <w:delText>494</w:delText>
              </w:r>
            </w:del>
            <w:del w:id="1434" w:author="praktikum" w:date="2022-04-05T10:09:00Z">
              <w:r w:rsidRPr="00BD0198" w:rsidDel="000A0E9A">
                <w:rPr>
                  <w:rFonts w:ascii="Arial" w:eastAsia="Times New Roman" w:hAnsi="Arial" w:cs="Arial"/>
                  <w:sz w:val="22"/>
                  <w:szCs w:val="22"/>
                  <w:lang w:val="de-DE" w:eastAsia="de-DE"/>
                </w:rPr>
                <w:delText>,</w:delText>
              </w:r>
            </w:del>
            <w:del w:id="1435" w:author="praktikum" w:date="2022-04-12T15:18:00Z">
              <w:r w:rsidRPr="00BD0198" w:rsidDel="00DF436C">
                <w:rPr>
                  <w:rFonts w:ascii="Arial" w:eastAsia="Times New Roman" w:hAnsi="Arial" w:cs="Arial"/>
                  <w:sz w:val="22"/>
                  <w:szCs w:val="22"/>
                  <w:lang w:val="de-DE" w:eastAsia="de-DE"/>
                </w:rPr>
                <w:delText>89</w:delText>
              </w:r>
            </w:del>
          </w:p>
        </w:tc>
        <w:tc>
          <w:tcPr>
            <w:tcW w:w="1076" w:type="dxa"/>
            <w:tcBorders>
              <w:top w:val="nil"/>
              <w:left w:val="nil"/>
              <w:bottom w:val="nil"/>
              <w:right w:val="nil"/>
            </w:tcBorders>
            <w:shd w:val="clear" w:color="auto" w:fill="auto"/>
            <w:noWrap/>
            <w:vAlign w:val="center"/>
          </w:tcPr>
          <w:p w14:paraId="6B61082B" w14:textId="01120F64" w:rsidR="00BD0198" w:rsidRPr="00BD0198" w:rsidDel="00DF436C" w:rsidRDefault="00BD0198" w:rsidP="00BD0198">
            <w:pPr>
              <w:spacing w:after="0" w:line="240" w:lineRule="auto"/>
              <w:contextualSpacing w:val="0"/>
              <w:jc w:val="both"/>
              <w:rPr>
                <w:del w:id="1436" w:author="praktikum" w:date="2022-04-12T15:18:00Z"/>
                <w:rFonts w:ascii="Arial" w:eastAsia="Times New Roman" w:hAnsi="Arial" w:cs="Arial"/>
                <w:sz w:val="22"/>
                <w:szCs w:val="22"/>
                <w:lang w:val="de-DE" w:eastAsia="de-DE"/>
              </w:rPr>
            </w:pPr>
            <w:del w:id="1437" w:author="praktikum" w:date="2022-04-05T10:26:00Z">
              <w:r w:rsidRPr="00BD0198" w:rsidDel="00821F75">
                <w:rPr>
                  <w:rFonts w:ascii="Arial" w:eastAsia="Times New Roman" w:hAnsi="Arial" w:cs="Arial"/>
                  <w:sz w:val="22"/>
                  <w:szCs w:val="22"/>
                  <w:lang w:val="de-DE" w:eastAsia="de-DE"/>
                </w:rPr>
                <w:delText>+-</w:delText>
              </w:r>
            </w:del>
            <w:del w:id="1438" w:author="praktikum" w:date="2022-04-12T15:18:00Z">
              <w:r w:rsidRPr="00BD0198" w:rsidDel="00DF436C">
                <w:rPr>
                  <w:rFonts w:ascii="Arial" w:eastAsia="Times New Roman" w:hAnsi="Arial" w:cs="Arial"/>
                  <w:sz w:val="22"/>
                  <w:szCs w:val="22"/>
                  <w:lang w:val="de-DE" w:eastAsia="de-DE"/>
                </w:rPr>
                <w:delText>51</w:delText>
              </w:r>
            </w:del>
            <w:del w:id="1439" w:author="praktikum" w:date="2022-04-05T10:09:00Z">
              <w:r w:rsidRPr="00BD0198" w:rsidDel="000A0E9A">
                <w:rPr>
                  <w:rFonts w:ascii="Arial" w:eastAsia="Times New Roman" w:hAnsi="Arial" w:cs="Arial"/>
                  <w:sz w:val="22"/>
                  <w:szCs w:val="22"/>
                  <w:lang w:val="de-DE" w:eastAsia="de-DE"/>
                </w:rPr>
                <w:delText>,</w:delText>
              </w:r>
            </w:del>
            <w:del w:id="1440" w:author="praktikum" w:date="2022-04-12T15:18:00Z">
              <w:r w:rsidRPr="00BD0198" w:rsidDel="00DF436C">
                <w:rPr>
                  <w:rFonts w:ascii="Arial" w:eastAsia="Times New Roman" w:hAnsi="Arial" w:cs="Arial"/>
                  <w:sz w:val="22"/>
                  <w:szCs w:val="22"/>
                  <w:lang w:val="de-DE" w:eastAsia="de-DE"/>
                </w:rPr>
                <w:delText>00</w:delText>
              </w:r>
            </w:del>
          </w:p>
        </w:tc>
        <w:tc>
          <w:tcPr>
            <w:tcW w:w="876" w:type="dxa"/>
            <w:tcBorders>
              <w:top w:val="nil"/>
              <w:left w:val="nil"/>
              <w:bottom w:val="nil"/>
              <w:right w:val="nil"/>
            </w:tcBorders>
            <w:shd w:val="clear" w:color="auto" w:fill="auto"/>
            <w:noWrap/>
            <w:vAlign w:val="center"/>
          </w:tcPr>
          <w:p w14:paraId="04834140" w14:textId="2CE51D1C" w:rsidR="00BD0198" w:rsidRPr="00BD0198" w:rsidDel="00DF436C" w:rsidRDefault="00BD0198" w:rsidP="00BD0198">
            <w:pPr>
              <w:spacing w:after="0" w:line="240" w:lineRule="auto"/>
              <w:contextualSpacing w:val="0"/>
              <w:jc w:val="both"/>
              <w:rPr>
                <w:del w:id="1441" w:author="praktikum" w:date="2022-04-12T15:18:00Z"/>
                <w:rFonts w:ascii="Arial" w:eastAsia="Times New Roman" w:hAnsi="Arial" w:cs="Arial"/>
                <w:sz w:val="22"/>
                <w:szCs w:val="22"/>
                <w:lang w:val="de-DE" w:eastAsia="de-DE"/>
              </w:rPr>
            </w:pPr>
            <w:del w:id="1442" w:author="praktikum" w:date="2022-04-12T15:18:00Z">
              <w:r w:rsidRPr="00BD0198" w:rsidDel="00DF436C">
                <w:rPr>
                  <w:rFonts w:ascii="Arial" w:eastAsia="Times New Roman" w:hAnsi="Arial" w:cs="Arial"/>
                  <w:sz w:val="22"/>
                  <w:szCs w:val="22"/>
                  <w:lang w:val="de-DE" w:eastAsia="de-DE"/>
                </w:rPr>
                <w:delText>520</w:delText>
              </w:r>
            </w:del>
            <w:del w:id="1443" w:author="praktikum" w:date="2022-04-05T10:09:00Z">
              <w:r w:rsidRPr="00BD0198" w:rsidDel="000A0E9A">
                <w:rPr>
                  <w:rFonts w:ascii="Arial" w:eastAsia="Times New Roman" w:hAnsi="Arial" w:cs="Arial"/>
                  <w:sz w:val="22"/>
                  <w:szCs w:val="22"/>
                  <w:lang w:val="de-DE" w:eastAsia="de-DE"/>
                </w:rPr>
                <w:delText>,</w:delText>
              </w:r>
            </w:del>
            <w:del w:id="1444" w:author="praktikum" w:date="2022-04-12T15:18:00Z">
              <w:r w:rsidRPr="00BD0198" w:rsidDel="00DF436C">
                <w:rPr>
                  <w:rFonts w:ascii="Arial" w:eastAsia="Times New Roman" w:hAnsi="Arial" w:cs="Arial"/>
                  <w:sz w:val="22"/>
                  <w:szCs w:val="22"/>
                  <w:lang w:val="de-DE" w:eastAsia="de-DE"/>
                </w:rPr>
                <w:delText>61</w:delText>
              </w:r>
            </w:del>
          </w:p>
        </w:tc>
        <w:tc>
          <w:tcPr>
            <w:tcW w:w="1076" w:type="dxa"/>
            <w:tcBorders>
              <w:top w:val="nil"/>
              <w:left w:val="nil"/>
              <w:bottom w:val="nil"/>
              <w:right w:val="nil"/>
            </w:tcBorders>
            <w:shd w:val="clear" w:color="auto" w:fill="auto"/>
            <w:noWrap/>
            <w:vAlign w:val="center"/>
          </w:tcPr>
          <w:p w14:paraId="3A6AEFD2" w14:textId="6C9A9456" w:rsidR="00BD0198" w:rsidRPr="00BD0198" w:rsidDel="00DF436C" w:rsidRDefault="00BD0198" w:rsidP="00BD0198">
            <w:pPr>
              <w:spacing w:after="0" w:line="240" w:lineRule="auto"/>
              <w:contextualSpacing w:val="0"/>
              <w:jc w:val="both"/>
              <w:rPr>
                <w:del w:id="1445" w:author="praktikum" w:date="2022-04-12T15:18:00Z"/>
                <w:rFonts w:ascii="Arial" w:eastAsia="Times New Roman" w:hAnsi="Arial" w:cs="Arial"/>
                <w:sz w:val="22"/>
                <w:szCs w:val="22"/>
                <w:lang w:val="de-DE" w:eastAsia="de-DE"/>
              </w:rPr>
            </w:pPr>
            <w:del w:id="1446" w:author="praktikum" w:date="2022-04-05T10:26:00Z">
              <w:r w:rsidRPr="00BD0198" w:rsidDel="00821F75">
                <w:rPr>
                  <w:rFonts w:ascii="Arial" w:eastAsia="Times New Roman" w:hAnsi="Arial" w:cs="Arial"/>
                  <w:sz w:val="22"/>
                  <w:szCs w:val="22"/>
                  <w:lang w:val="de-DE" w:eastAsia="de-DE"/>
                </w:rPr>
                <w:delText>+-</w:delText>
              </w:r>
            </w:del>
            <w:del w:id="1447" w:author="praktikum" w:date="2022-04-12T15:18:00Z">
              <w:r w:rsidRPr="00BD0198" w:rsidDel="00DF436C">
                <w:rPr>
                  <w:rFonts w:ascii="Arial" w:eastAsia="Times New Roman" w:hAnsi="Arial" w:cs="Arial"/>
                  <w:sz w:val="22"/>
                  <w:szCs w:val="22"/>
                  <w:lang w:val="de-DE" w:eastAsia="de-DE"/>
                </w:rPr>
                <w:delText>55</w:delText>
              </w:r>
            </w:del>
            <w:del w:id="1448" w:author="praktikum" w:date="2022-04-05T10:09:00Z">
              <w:r w:rsidRPr="00BD0198" w:rsidDel="000A0E9A">
                <w:rPr>
                  <w:rFonts w:ascii="Arial" w:eastAsia="Times New Roman" w:hAnsi="Arial" w:cs="Arial"/>
                  <w:sz w:val="22"/>
                  <w:szCs w:val="22"/>
                  <w:lang w:val="de-DE" w:eastAsia="de-DE"/>
                </w:rPr>
                <w:delText>,</w:delText>
              </w:r>
            </w:del>
            <w:del w:id="1449" w:author="praktikum" w:date="2022-04-12T15:18:00Z">
              <w:r w:rsidRPr="00BD0198" w:rsidDel="00DF436C">
                <w:rPr>
                  <w:rFonts w:ascii="Arial" w:eastAsia="Times New Roman" w:hAnsi="Arial" w:cs="Arial"/>
                  <w:sz w:val="22"/>
                  <w:szCs w:val="22"/>
                  <w:lang w:val="de-DE" w:eastAsia="de-DE"/>
                </w:rPr>
                <w:delText>30</w:delText>
              </w:r>
            </w:del>
          </w:p>
        </w:tc>
        <w:tc>
          <w:tcPr>
            <w:tcW w:w="876" w:type="dxa"/>
            <w:tcBorders>
              <w:top w:val="nil"/>
              <w:left w:val="nil"/>
              <w:bottom w:val="nil"/>
              <w:right w:val="nil"/>
            </w:tcBorders>
            <w:shd w:val="clear" w:color="auto" w:fill="auto"/>
            <w:noWrap/>
            <w:vAlign w:val="center"/>
          </w:tcPr>
          <w:p w14:paraId="337F0E47" w14:textId="0139926E" w:rsidR="00BD0198" w:rsidRPr="00BD0198" w:rsidDel="00DF436C" w:rsidRDefault="00BD0198" w:rsidP="00BD0198">
            <w:pPr>
              <w:spacing w:after="0" w:line="240" w:lineRule="auto"/>
              <w:contextualSpacing w:val="0"/>
              <w:jc w:val="both"/>
              <w:rPr>
                <w:del w:id="1450" w:author="praktikum" w:date="2022-04-12T15:18:00Z"/>
                <w:rFonts w:ascii="Arial" w:eastAsia="Times New Roman" w:hAnsi="Arial" w:cs="Arial"/>
                <w:sz w:val="22"/>
                <w:szCs w:val="22"/>
                <w:lang w:val="de-DE" w:eastAsia="de-DE"/>
              </w:rPr>
            </w:pPr>
            <w:del w:id="1451" w:author="praktikum" w:date="2022-04-12T15:18:00Z">
              <w:r w:rsidRPr="00BD0198" w:rsidDel="00DF436C">
                <w:rPr>
                  <w:rFonts w:ascii="Arial" w:eastAsia="Times New Roman" w:hAnsi="Arial" w:cs="Arial"/>
                  <w:sz w:val="22"/>
                  <w:szCs w:val="22"/>
                  <w:lang w:val="de-DE" w:eastAsia="de-DE"/>
                </w:rPr>
                <w:delText>510</w:delText>
              </w:r>
            </w:del>
            <w:del w:id="1452" w:author="praktikum" w:date="2022-04-05T10:09:00Z">
              <w:r w:rsidRPr="00BD0198" w:rsidDel="000A0E9A">
                <w:rPr>
                  <w:rFonts w:ascii="Arial" w:eastAsia="Times New Roman" w:hAnsi="Arial" w:cs="Arial"/>
                  <w:sz w:val="22"/>
                  <w:szCs w:val="22"/>
                  <w:lang w:val="de-DE" w:eastAsia="de-DE"/>
                </w:rPr>
                <w:delText>,</w:delText>
              </w:r>
            </w:del>
            <w:del w:id="1453" w:author="praktikum" w:date="2022-04-12T15:18:00Z">
              <w:r w:rsidRPr="00BD0198" w:rsidDel="00DF436C">
                <w:rPr>
                  <w:rFonts w:ascii="Arial" w:eastAsia="Times New Roman" w:hAnsi="Arial" w:cs="Arial"/>
                  <w:sz w:val="22"/>
                  <w:szCs w:val="22"/>
                  <w:lang w:val="de-DE" w:eastAsia="de-DE"/>
                </w:rPr>
                <w:delText>22</w:delText>
              </w:r>
            </w:del>
          </w:p>
        </w:tc>
        <w:tc>
          <w:tcPr>
            <w:tcW w:w="1045" w:type="dxa"/>
            <w:tcBorders>
              <w:top w:val="nil"/>
              <w:left w:val="nil"/>
              <w:bottom w:val="nil"/>
              <w:right w:val="nil"/>
            </w:tcBorders>
            <w:shd w:val="clear" w:color="auto" w:fill="auto"/>
            <w:noWrap/>
            <w:vAlign w:val="center"/>
          </w:tcPr>
          <w:p w14:paraId="2C537C1B" w14:textId="18B3467A" w:rsidR="00BD0198" w:rsidRPr="00BD0198" w:rsidDel="00DF436C" w:rsidRDefault="00BD0198" w:rsidP="00BD0198">
            <w:pPr>
              <w:spacing w:after="0" w:line="240" w:lineRule="auto"/>
              <w:contextualSpacing w:val="0"/>
              <w:jc w:val="both"/>
              <w:rPr>
                <w:del w:id="1454" w:author="praktikum" w:date="2022-04-12T15:18:00Z"/>
                <w:rFonts w:ascii="Arial" w:eastAsia="Times New Roman" w:hAnsi="Arial" w:cs="Arial"/>
                <w:sz w:val="22"/>
                <w:szCs w:val="22"/>
                <w:lang w:val="de-DE" w:eastAsia="de-DE"/>
              </w:rPr>
            </w:pPr>
            <w:del w:id="1455" w:author="praktikum" w:date="2022-04-05T10:26:00Z">
              <w:r w:rsidRPr="00BD0198" w:rsidDel="00821F75">
                <w:rPr>
                  <w:rFonts w:ascii="Arial" w:eastAsia="Times New Roman" w:hAnsi="Arial" w:cs="Arial"/>
                  <w:sz w:val="22"/>
                  <w:szCs w:val="22"/>
                  <w:lang w:val="de-DE" w:eastAsia="de-DE"/>
                </w:rPr>
                <w:delText>+-</w:delText>
              </w:r>
            </w:del>
            <w:del w:id="1456" w:author="praktikum" w:date="2022-04-12T15:18:00Z">
              <w:r w:rsidRPr="00BD0198" w:rsidDel="00DF436C">
                <w:rPr>
                  <w:rFonts w:ascii="Arial" w:eastAsia="Times New Roman" w:hAnsi="Arial" w:cs="Arial"/>
                  <w:sz w:val="22"/>
                  <w:szCs w:val="22"/>
                  <w:lang w:val="de-DE" w:eastAsia="de-DE"/>
                </w:rPr>
                <w:delText>51</w:delText>
              </w:r>
            </w:del>
            <w:del w:id="1457" w:author="praktikum" w:date="2022-04-05T10:09:00Z">
              <w:r w:rsidRPr="00BD0198" w:rsidDel="000A0E9A">
                <w:rPr>
                  <w:rFonts w:ascii="Arial" w:eastAsia="Times New Roman" w:hAnsi="Arial" w:cs="Arial"/>
                  <w:sz w:val="22"/>
                  <w:szCs w:val="22"/>
                  <w:lang w:val="de-DE" w:eastAsia="de-DE"/>
                </w:rPr>
                <w:delText>,</w:delText>
              </w:r>
            </w:del>
            <w:del w:id="1458" w:author="praktikum" w:date="2022-04-12T15:18:00Z">
              <w:r w:rsidRPr="00BD0198" w:rsidDel="00DF436C">
                <w:rPr>
                  <w:rFonts w:ascii="Arial" w:eastAsia="Times New Roman" w:hAnsi="Arial" w:cs="Arial"/>
                  <w:sz w:val="22"/>
                  <w:szCs w:val="22"/>
                  <w:lang w:val="de-DE" w:eastAsia="de-DE"/>
                </w:rPr>
                <w:delText>57</w:delText>
              </w:r>
            </w:del>
          </w:p>
        </w:tc>
      </w:tr>
      <w:tr w:rsidR="00BD7C7D" w:rsidRPr="00BD0198" w:rsidDel="00DF436C" w14:paraId="08B9378B" w14:textId="067D32E3" w:rsidTr="00EB31DA">
        <w:trPr>
          <w:trHeight w:val="227"/>
          <w:del w:id="1459" w:author="praktikum" w:date="2022-04-12T15:18:00Z"/>
        </w:trPr>
        <w:tc>
          <w:tcPr>
            <w:tcW w:w="3247" w:type="dxa"/>
            <w:tcBorders>
              <w:top w:val="nil"/>
              <w:left w:val="nil"/>
              <w:bottom w:val="nil"/>
              <w:right w:val="nil"/>
            </w:tcBorders>
            <w:shd w:val="clear" w:color="auto" w:fill="auto"/>
            <w:noWrap/>
            <w:vAlign w:val="center"/>
          </w:tcPr>
          <w:p w14:paraId="64F22F66" w14:textId="0A605A4B" w:rsidR="00BD0198" w:rsidRPr="00BD0198" w:rsidDel="00DF436C" w:rsidRDefault="00BD0198" w:rsidP="00BD0198">
            <w:pPr>
              <w:spacing w:after="0" w:line="240" w:lineRule="auto"/>
              <w:contextualSpacing w:val="0"/>
              <w:jc w:val="both"/>
              <w:rPr>
                <w:del w:id="1460" w:author="praktikum" w:date="2022-04-12T15:18:00Z"/>
                <w:rFonts w:ascii="Arial" w:eastAsia="Times New Roman" w:hAnsi="Arial" w:cs="Arial"/>
                <w:sz w:val="22"/>
                <w:szCs w:val="22"/>
                <w:lang w:val="de-DE" w:eastAsia="de-DE"/>
              </w:rPr>
            </w:pPr>
            <w:del w:id="1461" w:author="praktikum" w:date="2022-04-12T15:18:00Z">
              <w:r w:rsidRPr="00BD0198" w:rsidDel="00DF436C">
                <w:rPr>
                  <w:rFonts w:ascii="Arial" w:eastAsia="Times New Roman" w:hAnsi="Arial" w:cs="Arial"/>
                  <w:sz w:val="22"/>
                  <w:szCs w:val="22"/>
                  <w:lang w:val="de-DE" w:eastAsia="de-DE"/>
                </w:rPr>
                <w:delText>Random Blocks (ms)</w:delText>
              </w:r>
            </w:del>
          </w:p>
        </w:tc>
        <w:tc>
          <w:tcPr>
            <w:tcW w:w="876" w:type="dxa"/>
            <w:tcBorders>
              <w:top w:val="nil"/>
              <w:left w:val="nil"/>
              <w:bottom w:val="single" w:sz="4" w:space="0" w:color="auto"/>
              <w:right w:val="nil"/>
            </w:tcBorders>
            <w:shd w:val="clear" w:color="auto" w:fill="auto"/>
            <w:noWrap/>
            <w:vAlign w:val="center"/>
          </w:tcPr>
          <w:p w14:paraId="3A114E19" w14:textId="2D749A38" w:rsidR="00BD0198" w:rsidRPr="00BD0198" w:rsidDel="00DF436C" w:rsidRDefault="00BD0198" w:rsidP="00BD0198">
            <w:pPr>
              <w:spacing w:after="0" w:line="240" w:lineRule="auto"/>
              <w:contextualSpacing w:val="0"/>
              <w:jc w:val="both"/>
              <w:rPr>
                <w:del w:id="1462" w:author="praktikum" w:date="2022-04-12T15:18:00Z"/>
                <w:rFonts w:ascii="Arial" w:eastAsia="Times New Roman" w:hAnsi="Arial" w:cs="Arial"/>
                <w:sz w:val="22"/>
                <w:szCs w:val="22"/>
                <w:lang w:val="de-DE" w:eastAsia="de-DE"/>
              </w:rPr>
            </w:pPr>
            <w:del w:id="1463" w:author="praktikum" w:date="2022-04-12T15:18:00Z">
              <w:r w:rsidRPr="00BD0198" w:rsidDel="00DF436C">
                <w:rPr>
                  <w:rFonts w:ascii="Arial" w:eastAsia="Times New Roman" w:hAnsi="Arial" w:cs="Arial"/>
                  <w:sz w:val="22"/>
                  <w:szCs w:val="22"/>
                  <w:lang w:val="de-DE" w:eastAsia="de-DE"/>
                </w:rPr>
                <w:delText>496</w:delText>
              </w:r>
            </w:del>
            <w:del w:id="1464" w:author="praktikum" w:date="2022-04-05T10:09:00Z">
              <w:r w:rsidRPr="00BD0198" w:rsidDel="000A0E9A">
                <w:rPr>
                  <w:rFonts w:ascii="Arial" w:eastAsia="Times New Roman" w:hAnsi="Arial" w:cs="Arial"/>
                  <w:sz w:val="22"/>
                  <w:szCs w:val="22"/>
                  <w:lang w:val="de-DE" w:eastAsia="de-DE"/>
                </w:rPr>
                <w:delText>,</w:delText>
              </w:r>
            </w:del>
            <w:del w:id="1465" w:author="praktikum" w:date="2022-04-12T15:18:00Z">
              <w:r w:rsidRPr="00BD0198" w:rsidDel="00DF436C">
                <w:rPr>
                  <w:rFonts w:ascii="Arial" w:eastAsia="Times New Roman" w:hAnsi="Arial" w:cs="Arial"/>
                  <w:sz w:val="22"/>
                  <w:szCs w:val="22"/>
                  <w:lang w:val="de-DE" w:eastAsia="de-DE"/>
                </w:rPr>
                <w:delText>09</w:delText>
              </w:r>
            </w:del>
          </w:p>
        </w:tc>
        <w:tc>
          <w:tcPr>
            <w:tcW w:w="1076" w:type="dxa"/>
            <w:tcBorders>
              <w:top w:val="nil"/>
              <w:left w:val="nil"/>
              <w:bottom w:val="nil"/>
              <w:right w:val="nil"/>
            </w:tcBorders>
            <w:shd w:val="clear" w:color="auto" w:fill="auto"/>
            <w:noWrap/>
            <w:vAlign w:val="center"/>
          </w:tcPr>
          <w:p w14:paraId="44EDDA17" w14:textId="6D4D238E" w:rsidR="00BD0198" w:rsidRPr="00BD0198" w:rsidDel="00DF436C" w:rsidRDefault="00BD0198" w:rsidP="00BD0198">
            <w:pPr>
              <w:spacing w:after="0" w:line="240" w:lineRule="auto"/>
              <w:contextualSpacing w:val="0"/>
              <w:jc w:val="both"/>
              <w:rPr>
                <w:del w:id="1466" w:author="praktikum" w:date="2022-04-12T15:18:00Z"/>
                <w:rFonts w:ascii="Arial" w:eastAsia="Times New Roman" w:hAnsi="Arial" w:cs="Arial"/>
                <w:sz w:val="22"/>
                <w:szCs w:val="22"/>
                <w:lang w:val="de-DE" w:eastAsia="de-DE"/>
              </w:rPr>
            </w:pPr>
            <w:del w:id="1467" w:author="praktikum" w:date="2022-04-05T10:26:00Z">
              <w:r w:rsidRPr="00BD0198" w:rsidDel="00821F75">
                <w:rPr>
                  <w:rFonts w:ascii="Arial" w:eastAsia="Times New Roman" w:hAnsi="Arial" w:cs="Arial"/>
                  <w:sz w:val="22"/>
                  <w:szCs w:val="22"/>
                  <w:lang w:val="de-DE" w:eastAsia="de-DE"/>
                </w:rPr>
                <w:delText>+-</w:delText>
              </w:r>
            </w:del>
            <w:del w:id="1468" w:author="praktikum" w:date="2022-04-12T15:18:00Z">
              <w:r w:rsidRPr="00BD0198" w:rsidDel="00DF436C">
                <w:rPr>
                  <w:rFonts w:ascii="Arial" w:eastAsia="Times New Roman" w:hAnsi="Arial" w:cs="Arial"/>
                  <w:sz w:val="22"/>
                  <w:szCs w:val="22"/>
                  <w:lang w:val="de-DE" w:eastAsia="de-DE"/>
                </w:rPr>
                <w:delText>49</w:delText>
              </w:r>
            </w:del>
            <w:del w:id="1469" w:author="praktikum" w:date="2022-04-05T10:09:00Z">
              <w:r w:rsidRPr="00BD0198" w:rsidDel="000A0E9A">
                <w:rPr>
                  <w:rFonts w:ascii="Arial" w:eastAsia="Times New Roman" w:hAnsi="Arial" w:cs="Arial"/>
                  <w:sz w:val="22"/>
                  <w:szCs w:val="22"/>
                  <w:lang w:val="de-DE" w:eastAsia="de-DE"/>
                </w:rPr>
                <w:delText>,</w:delText>
              </w:r>
            </w:del>
            <w:del w:id="1470" w:author="praktikum" w:date="2022-04-12T15:18:00Z">
              <w:r w:rsidRPr="00BD0198" w:rsidDel="00DF436C">
                <w:rPr>
                  <w:rFonts w:ascii="Arial" w:eastAsia="Times New Roman" w:hAnsi="Arial" w:cs="Arial"/>
                  <w:sz w:val="22"/>
                  <w:szCs w:val="22"/>
                  <w:lang w:val="de-DE" w:eastAsia="de-DE"/>
                </w:rPr>
                <w:delText>38</w:delText>
              </w:r>
            </w:del>
          </w:p>
        </w:tc>
        <w:tc>
          <w:tcPr>
            <w:tcW w:w="876" w:type="dxa"/>
            <w:tcBorders>
              <w:top w:val="nil"/>
              <w:left w:val="nil"/>
              <w:bottom w:val="nil"/>
              <w:right w:val="nil"/>
            </w:tcBorders>
            <w:shd w:val="clear" w:color="auto" w:fill="auto"/>
            <w:noWrap/>
            <w:vAlign w:val="center"/>
          </w:tcPr>
          <w:p w14:paraId="73D4895B" w14:textId="4359F28A" w:rsidR="00BD0198" w:rsidRPr="00BD0198" w:rsidDel="00DF436C" w:rsidRDefault="00BD0198" w:rsidP="00BD0198">
            <w:pPr>
              <w:spacing w:after="0" w:line="240" w:lineRule="auto"/>
              <w:contextualSpacing w:val="0"/>
              <w:jc w:val="both"/>
              <w:rPr>
                <w:del w:id="1471" w:author="praktikum" w:date="2022-04-12T15:18:00Z"/>
                <w:rFonts w:ascii="Arial" w:eastAsia="Times New Roman" w:hAnsi="Arial" w:cs="Arial"/>
                <w:sz w:val="22"/>
                <w:szCs w:val="22"/>
                <w:lang w:val="de-DE" w:eastAsia="de-DE"/>
              </w:rPr>
            </w:pPr>
            <w:del w:id="1472" w:author="praktikum" w:date="2022-04-12T15:18:00Z">
              <w:r w:rsidRPr="00BD0198" w:rsidDel="00DF436C">
                <w:rPr>
                  <w:rFonts w:ascii="Arial" w:eastAsia="Times New Roman" w:hAnsi="Arial" w:cs="Arial"/>
                  <w:sz w:val="22"/>
                  <w:szCs w:val="22"/>
                  <w:lang w:val="de-DE" w:eastAsia="de-DE"/>
                </w:rPr>
                <w:delText>524</w:delText>
              </w:r>
            </w:del>
            <w:del w:id="1473" w:author="praktikum" w:date="2022-04-05T10:09:00Z">
              <w:r w:rsidRPr="00BD0198" w:rsidDel="000A0E9A">
                <w:rPr>
                  <w:rFonts w:ascii="Arial" w:eastAsia="Times New Roman" w:hAnsi="Arial" w:cs="Arial"/>
                  <w:sz w:val="22"/>
                  <w:szCs w:val="22"/>
                  <w:lang w:val="de-DE" w:eastAsia="de-DE"/>
                </w:rPr>
                <w:delText>,</w:delText>
              </w:r>
            </w:del>
            <w:del w:id="1474" w:author="praktikum" w:date="2022-04-12T15:18:00Z">
              <w:r w:rsidRPr="00BD0198" w:rsidDel="00DF436C">
                <w:rPr>
                  <w:rFonts w:ascii="Arial" w:eastAsia="Times New Roman" w:hAnsi="Arial" w:cs="Arial"/>
                  <w:sz w:val="22"/>
                  <w:szCs w:val="22"/>
                  <w:lang w:val="de-DE" w:eastAsia="de-DE"/>
                </w:rPr>
                <w:delText>27</w:delText>
              </w:r>
            </w:del>
          </w:p>
        </w:tc>
        <w:tc>
          <w:tcPr>
            <w:tcW w:w="1076" w:type="dxa"/>
            <w:tcBorders>
              <w:top w:val="nil"/>
              <w:left w:val="nil"/>
              <w:bottom w:val="nil"/>
              <w:right w:val="nil"/>
            </w:tcBorders>
            <w:shd w:val="clear" w:color="auto" w:fill="auto"/>
            <w:noWrap/>
            <w:vAlign w:val="center"/>
          </w:tcPr>
          <w:p w14:paraId="3BA66291" w14:textId="6CBA623C" w:rsidR="00BD0198" w:rsidRPr="00BD0198" w:rsidDel="00DF436C" w:rsidRDefault="00BD0198" w:rsidP="00BD0198">
            <w:pPr>
              <w:spacing w:after="0" w:line="240" w:lineRule="auto"/>
              <w:contextualSpacing w:val="0"/>
              <w:jc w:val="both"/>
              <w:rPr>
                <w:del w:id="1475" w:author="praktikum" w:date="2022-04-12T15:18:00Z"/>
                <w:rFonts w:ascii="Arial" w:eastAsia="Times New Roman" w:hAnsi="Arial" w:cs="Arial"/>
                <w:sz w:val="22"/>
                <w:szCs w:val="22"/>
                <w:lang w:val="de-DE" w:eastAsia="de-DE"/>
              </w:rPr>
            </w:pPr>
            <w:del w:id="1476" w:author="praktikum" w:date="2022-04-05T10:26:00Z">
              <w:r w:rsidRPr="00BD0198" w:rsidDel="00821F75">
                <w:rPr>
                  <w:rFonts w:ascii="Arial" w:eastAsia="Times New Roman" w:hAnsi="Arial" w:cs="Arial"/>
                  <w:sz w:val="22"/>
                  <w:szCs w:val="22"/>
                  <w:lang w:val="de-DE" w:eastAsia="de-DE"/>
                </w:rPr>
                <w:delText>+-</w:delText>
              </w:r>
            </w:del>
            <w:del w:id="1477" w:author="praktikum" w:date="2022-04-12T15:18:00Z">
              <w:r w:rsidRPr="00BD0198" w:rsidDel="00DF436C">
                <w:rPr>
                  <w:rFonts w:ascii="Arial" w:eastAsia="Times New Roman" w:hAnsi="Arial" w:cs="Arial"/>
                  <w:sz w:val="22"/>
                  <w:szCs w:val="22"/>
                  <w:lang w:val="de-DE" w:eastAsia="de-DE"/>
                </w:rPr>
                <w:delText>51</w:delText>
              </w:r>
            </w:del>
            <w:del w:id="1478" w:author="praktikum" w:date="2022-04-05T10:09:00Z">
              <w:r w:rsidRPr="00BD0198" w:rsidDel="000A0E9A">
                <w:rPr>
                  <w:rFonts w:ascii="Arial" w:eastAsia="Times New Roman" w:hAnsi="Arial" w:cs="Arial"/>
                  <w:sz w:val="22"/>
                  <w:szCs w:val="22"/>
                  <w:lang w:val="de-DE" w:eastAsia="de-DE"/>
                </w:rPr>
                <w:delText>,</w:delText>
              </w:r>
            </w:del>
            <w:del w:id="1479" w:author="praktikum" w:date="2022-04-12T15:18:00Z">
              <w:r w:rsidRPr="00BD0198" w:rsidDel="00DF436C">
                <w:rPr>
                  <w:rFonts w:ascii="Arial" w:eastAsia="Times New Roman" w:hAnsi="Arial" w:cs="Arial"/>
                  <w:sz w:val="22"/>
                  <w:szCs w:val="22"/>
                  <w:lang w:val="de-DE" w:eastAsia="de-DE"/>
                </w:rPr>
                <w:delText>57</w:delText>
              </w:r>
            </w:del>
          </w:p>
        </w:tc>
        <w:tc>
          <w:tcPr>
            <w:tcW w:w="876" w:type="dxa"/>
            <w:tcBorders>
              <w:top w:val="nil"/>
              <w:left w:val="nil"/>
              <w:bottom w:val="nil"/>
              <w:right w:val="nil"/>
            </w:tcBorders>
            <w:shd w:val="clear" w:color="auto" w:fill="auto"/>
            <w:noWrap/>
            <w:vAlign w:val="center"/>
          </w:tcPr>
          <w:p w14:paraId="79202DEA" w14:textId="45578A4A" w:rsidR="00BD0198" w:rsidRPr="00BD0198" w:rsidDel="00DF436C" w:rsidRDefault="00BD0198" w:rsidP="00BD0198">
            <w:pPr>
              <w:spacing w:after="0" w:line="240" w:lineRule="auto"/>
              <w:contextualSpacing w:val="0"/>
              <w:jc w:val="both"/>
              <w:rPr>
                <w:del w:id="1480" w:author="praktikum" w:date="2022-04-12T15:18:00Z"/>
                <w:rFonts w:ascii="Arial" w:eastAsia="Times New Roman" w:hAnsi="Arial" w:cs="Arial"/>
                <w:sz w:val="22"/>
                <w:szCs w:val="22"/>
                <w:lang w:val="de-DE" w:eastAsia="de-DE"/>
              </w:rPr>
            </w:pPr>
            <w:del w:id="1481" w:author="praktikum" w:date="2022-04-12T15:18:00Z">
              <w:r w:rsidRPr="00BD0198" w:rsidDel="00DF436C">
                <w:rPr>
                  <w:rFonts w:ascii="Arial" w:eastAsia="Times New Roman" w:hAnsi="Arial" w:cs="Arial"/>
                  <w:sz w:val="22"/>
                  <w:szCs w:val="22"/>
                  <w:lang w:val="de-DE" w:eastAsia="de-DE"/>
                </w:rPr>
                <w:delText>513</w:delText>
              </w:r>
            </w:del>
            <w:del w:id="1482" w:author="praktikum" w:date="2022-04-05T10:09:00Z">
              <w:r w:rsidRPr="00BD0198" w:rsidDel="000A0E9A">
                <w:rPr>
                  <w:rFonts w:ascii="Arial" w:eastAsia="Times New Roman" w:hAnsi="Arial" w:cs="Arial"/>
                  <w:sz w:val="22"/>
                  <w:szCs w:val="22"/>
                  <w:lang w:val="de-DE" w:eastAsia="de-DE"/>
                </w:rPr>
                <w:delText>,</w:delText>
              </w:r>
            </w:del>
            <w:del w:id="1483" w:author="praktikum" w:date="2022-04-12T15:18:00Z">
              <w:r w:rsidRPr="00BD0198" w:rsidDel="00DF436C">
                <w:rPr>
                  <w:rFonts w:ascii="Arial" w:eastAsia="Times New Roman" w:hAnsi="Arial" w:cs="Arial"/>
                  <w:sz w:val="22"/>
                  <w:szCs w:val="22"/>
                  <w:lang w:val="de-DE" w:eastAsia="de-DE"/>
                </w:rPr>
                <w:delText>99</w:delText>
              </w:r>
            </w:del>
          </w:p>
        </w:tc>
        <w:tc>
          <w:tcPr>
            <w:tcW w:w="1045" w:type="dxa"/>
            <w:tcBorders>
              <w:top w:val="nil"/>
              <w:left w:val="nil"/>
              <w:bottom w:val="nil"/>
              <w:right w:val="nil"/>
            </w:tcBorders>
            <w:shd w:val="clear" w:color="auto" w:fill="auto"/>
            <w:noWrap/>
            <w:vAlign w:val="center"/>
          </w:tcPr>
          <w:p w14:paraId="628E50A8" w14:textId="4A610157" w:rsidR="00BD0198" w:rsidRPr="00BD0198" w:rsidDel="00DF436C" w:rsidRDefault="00BD0198" w:rsidP="00BD0198">
            <w:pPr>
              <w:spacing w:after="0" w:line="240" w:lineRule="auto"/>
              <w:contextualSpacing w:val="0"/>
              <w:jc w:val="both"/>
              <w:rPr>
                <w:del w:id="1484" w:author="praktikum" w:date="2022-04-12T15:18:00Z"/>
                <w:rFonts w:ascii="Arial" w:eastAsia="Times New Roman" w:hAnsi="Arial" w:cs="Arial"/>
                <w:sz w:val="22"/>
                <w:szCs w:val="22"/>
                <w:lang w:val="de-DE" w:eastAsia="de-DE"/>
              </w:rPr>
            </w:pPr>
            <w:del w:id="1485" w:author="praktikum" w:date="2022-04-05T10:26:00Z">
              <w:r w:rsidRPr="00BD0198" w:rsidDel="00821F75">
                <w:rPr>
                  <w:rFonts w:ascii="Arial" w:eastAsia="Times New Roman" w:hAnsi="Arial" w:cs="Arial"/>
                  <w:sz w:val="22"/>
                  <w:szCs w:val="22"/>
                  <w:lang w:val="de-DE" w:eastAsia="de-DE"/>
                </w:rPr>
                <w:delText>+-</w:delText>
              </w:r>
            </w:del>
            <w:del w:id="1486" w:author="praktikum" w:date="2022-04-12T15:18:00Z">
              <w:r w:rsidRPr="00BD0198" w:rsidDel="00DF436C">
                <w:rPr>
                  <w:rFonts w:ascii="Arial" w:eastAsia="Times New Roman" w:hAnsi="Arial" w:cs="Arial"/>
                  <w:sz w:val="22"/>
                  <w:szCs w:val="22"/>
                  <w:lang w:val="de-DE" w:eastAsia="de-DE"/>
                </w:rPr>
                <w:delText>49</w:delText>
              </w:r>
            </w:del>
            <w:del w:id="1487" w:author="praktikum" w:date="2022-04-05T10:09:00Z">
              <w:r w:rsidRPr="00BD0198" w:rsidDel="000A0E9A">
                <w:rPr>
                  <w:rFonts w:ascii="Arial" w:eastAsia="Times New Roman" w:hAnsi="Arial" w:cs="Arial"/>
                  <w:sz w:val="22"/>
                  <w:szCs w:val="22"/>
                  <w:lang w:val="de-DE" w:eastAsia="de-DE"/>
                </w:rPr>
                <w:delText>,</w:delText>
              </w:r>
            </w:del>
            <w:del w:id="1488" w:author="praktikum" w:date="2022-04-12T15:18:00Z">
              <w:r w:rsidRPr="00BD0198" w:rsidDel="00DF436C">
                <w:rPr>
                  <w:rFonts w:ascii="Arial" w:eastAsia="Times New Roman" w:hAnsi="Arial" w:cs="Arial"/>
                  <w:sz w:val="22"/>
                  <w:szCs w:val="22"/>
                  <w:lang w:val="de-DE" w:eastAsia="de-DE"/>
                </w:rPr>
                <w:delText>71</w:delText>
              </w:r>
            </w:del>
          </w:p>
        </w:tc>
      </w:tr>
      <w:tr w:rsidR="00BD7C7D" w:rsidRPr="00BD0198" w:rsidDel="00DF436C" w14:paraId="2C60612C" w14:textId="4E913575" w:rsidTr="00EB31DA">
        <w:trPr>
          <w:trHeight w:val="227"/>
          <w:del w:id="1489" w:author="praktikum" w:date="2022-04-12T15:18:00Z"/>
        </w:trPr>
        <w:tc>
          <w:tcPr>
            <w:tcW w:w="4123" w:type="dxa"/>
            <w:gridSpan w:val="2"/>
            <w:tcBorders>
              <w:top w:val="nil"/>
              <w:left w:val="nil"/>
              <w:bottom w:val="nil"/>
              <w:right w:val="nil"/>
            </w:tcBorders>
            <w:shd w:val="clear" w:color="auto" w:fill="auto"/>
            <w:noWrap/>
            <w:vAlign w:val="center"/>
          </w:tcPr>
          <w:p w14:paraId="4494824C" w14:textId="0C15DE7F" w:rsidR="00BD0198" w:rsidRPr="00BD0198" w:rsidDel="00DF436C" w:rsidRDefault="00BD0198" w:rsidP="00BD0198">
            <w:pPr>
              <w:spacing w:after="0" w:line="240" w:lineRule="auto"/>
              <w:contextualSpacing w:val="0"/>
              <w:rPr>
                <w:del w:id="1490" w:author="praktikum" w:date="2022-04-12T15:18:00Z"/>
                <w:rFonts w:ascii="Arial" w:eastAsia="Times New Roman" w:hAnsi="Arial" w:cs="Arial"/>
                <w:b/>
                <w:bCs/>
                <w:sz w:val="22"/>
                <w:szCs w:val="22"/>
                <w:lang w:val="de-DE" w:eastAsia="de-DE"/>
              </w:rPr>
            </w:pPr>
            <w:del w:id="1491" w:author="praktikum" w:date="2022-04-12T15:18:00Z">
              <w:r w:rsidRPr="00BD0198" w:rsidDel="00DF436C">
                <w:rPr>
                  <w:rFonts w:ascii="Arial" w:eastAsia="Times New Roman" w:hAnsi="Arial" w:cs="Arial"/>
                  <w:b/>
                  <w:bCs/>
                  <w:sz w:val="22"/>
                  <w:szCs w:val="22"/>
                  <w:lang w:val="de-DE" w:eastAsia="de-DE"/>
                </w:rPr>
                <w:delText>Subjective Ratings</w:delText>
              </w:r>
            </w:del>
          </w:p>
        </w:tc>
        <w:tc>
          <w:tcPr>
            <w:tcW w:w="1076" w:type="dxa"/>
            <w:tcBorders>
              <w:top w:val="single" w:sz="4" w:space="0" w:color="auto"/>
              <w:left w:val="nil"/>
              <w:bottom w:val="nil"/>
              <w:right w:val="nil"/>
            </w:tcBorders>
            <w:shd w:val="clear" w:color="auto" w:fill="auto"/>
            <w:noWrap/>
            <w:vAlign w:val="center"/>
          </w:tcPr>
          <w:p w14:paraId="10577D4C" w14:textId="3E05722C" w:rsidR="00BD0198" w:rsidRPr="00BD0198" w:rsidDel="00DF436C" w:rsidRDefault="00BD0198" w:rsidP="00BD0198">
            <w:pPr>
              <w:spacing w:after="0" w:line="240" w:lineRule="auto"/>
              <w:contextualSpacing w:val="0"/>
              <w:jc w:val="both"/>
              <w:rPr>
                <w:del w:id="1492" w:author="praktikum" w:date="2022-04-12T15:18:00Z"/>
                <w:rFonts w:ascii="Arial" w:eastAsia="Times New Roman" w:hAnsi="Arial" w:cs="Arial"/>
                <w:sz w:val="22"/>
                <w:szCs w:val="22"/>
                <w:lang w:val="de-DE" w:eastAsia="de-DE"/>
              </w:rPr>
            </w:pPr>
            <w:del w:id="1493" w:author="praktikum" w:date="2022-04-12T15:18:00Z">
              <w:r w:rsidRPr="00BD0198" w:rsidDel="00DF436C">
                <w:rPr>
                  <w:rFonts w:ascii="Arial" w:eastAsia="Times New Roman" w:hAnsi="Arial" w:cs="Arial"/>
                  <w:sz w:val="22"/>
                  <w:szCs w:val="22"/>
                  <w:lang w:val="de-DE" w:eastAsia="de-DE"/>
                </w:rPr>
                <w:delText> </w:delText>
              </w:r>
            </w:del>
          </w:p>
        </w:tc>
        <w:tc>
          <w:tcPr>
            <w:tcW w:w="876" w:type="dxa"/>
            <w:tcBorders>
              <w:top w:val="single" w:sz="4" w:space="0" w:color="auto"/>
              <w:left w:val="nil"/>
              <w:bottom w:val="nil"/>
              <w:right w:val="nil"/>
            </w:tcBorders>
            <w:shd w:val="clear" w:color="auto" w:fill="auto"/>
            <w:noWrap/>
            <w:vAlign w:val="center"/>
          </w:tcPr>
          <w:p w14:paraId="076E7E5E" w14:textId="71F9D920" w:rsidR="00BD0198" w:rsidRPr="00BD0198" w:rsidDel="00DF436C" w:rsidRDefault="00BD0198" w:rsidP="00BD0198">
            <w:pPr>
              <w:spacing w:after="0" w:line="240" w:lineRule="auto"/>
              <w:contextualSpacing w:val="0"/>
              <w:jc w:val="both"/>
              <w:rPr>
                <w:del w:id="1494" w:author="praktikum" w:date="2022-04-12T15:18:00Z"/>
                <w:rFonts w:ascii="Arial" w:eastAsia="Times New Roman" w:hAnsi="Arial" w:cs="Arial"/>
                <w:sz w:val="22"/>
                <w:szCs w:val="22"/>
                <w:lang w:val="de-DE" w:eastAsia="de-DE"/>
              </w:rPr>
            </w:pPr>
            <w:del w:id="1495" w:author="praktikum" w:date="2022-04-12T15:18:00Z">
              <w:r w:rsidRPr="00BD0198" w:rsidDel="00DF436C">
                <w:rPr>
                  <w:rFonts w:ascii="Arial" w:eastAsia="Times New Roman" w:hAnsi="Arial" w:cs="Arial"/>
                  <w:sz w:val="22"/>
                  <w:szCs w:val="22"/>
                  <w:lang w:val="de-DE" w:eastAsia="de-DE"/>
                </w:rPr>
                <w:delText> </w:delText>
              </w:r>
            </w:del>
          </w:p>
        </w:tc>
        <w:tc>
          <w:tcPr>
            <w:tcW w:w="1076" w:type="dxa"/>
            <w:tcBorders>
              <w:top w:val="single" w:sz="4" w:space="0" w:color="auto"/>
              <w:left w:val="nil"/>
              <w:bottom w:val="nil"/>
              <w:right w:val="nil"/>
            </w:tcBorders>
            <w:shd w:val="clear" w:color="auto" w:fill="auto"/>
            <w:noWrap/>
            <w:vAlign w:val="center"/>
          </w:tcPr>
          <w:p w14:paraId="34F280A4" w14:textId="190B83FC" w:rsidR="00BD0198" w:rsidRPr="00BD0198" w:rsidDel="00DF436C" w:rsidRDefault="00BD0198" w:rsidP="00BD0198">
            <w:pPr>
              <w:spacing w:after="0" w:line="240" w:lineRule="auto"/>
              <w:contextualSpacing w:val="0"/>
              <w:jc w:val="both"/>
              <w:rPr>
                <w:del w:id="1496" w:author="praktikum" w:date="2022-04-12T15:18:00Z"/>
                <w:rFonts w:ascii="Arial" w:eastAsia="Times New Roman" w:hAnsi="Arial" w:cs="Arial"/>
                <w:sz w:val="22"/>
                <w:szCs w:val="22"/>
                <w:lang w:val="de-DE" w:eastAsia="de-DE"/>
              </w:rPr>
            </w:pPr>
            <w:del w:id="1497" w:author="praktikum" w:date="2022-04-12T15:18:00Z">
              <w:r w:rsidRPr="00BD0198" w:rsidDel="00DF436C">
                <w:rPr>
                  <w:rFonts w:ascii="Arial" w:eastAsia="Times New Roman" w:hAnsi="Arial" w:cs="Arial"/>
                  <w:sz w:val="22"/>
                  <w:szCs w:val="22"/>
                  <w:lang w:val="de-DE" w:eastAsia="de-DE"/>
                </w:rPr>
                <w:delText> </w:delText>
              </w:r>
            </w:del>
          </w:p>
        </w:tc>
        <w:tc>
          <w:tcPr>
            <w:tcW w:w="876" w:type="dxa"/>
            <w:tcBorders>
              <w:top w:val="single" w:sz="4" w:space="0" w:color="auto"/>
              <w:left w:val="nil"/>
              <w:bottom w:val="nil"/>
              <w:right w:val="nil"/>
            </w:tcBorders>
            <w:shd w:val="clear" w:color="auto" w:fill="auto"/>
            <w:noWrap/>
            <w:vAlign w:val="center"/>
          </w:tcPr>
          <w:p w14:paraId="563DD8A9" w14:textId="69D308A0" w:rsidR="00BD0198" w:rsidRPr="00BD0198" w:rsidDel="00DF436C" w:rsidRDefault="00BD0198" w:rsidP="00BD0198">
            <w:pPr>
              <w:spacing w:after="0" w:line="240" w:lineRule="auto"/>
              <w:contextualSpacing w:val="0"/>
              <w:jc w:val="both"/>
              <w:rPr>
                <w:del w:id="1498" w:author="praktikum" w:date="2022-04-12T15:18:00Z"/>
                <w:rFonts w:ascii="Arial" w:eastAsia="Times New Roman" w:hAnsi="Arial" w:cs="Arial"/>
                <w:sz w:val="22"/>
                <w:szCs w:val="22"/>
                <w:lang w:val="de-DE" w:eastAsia="de-DE"/>
              </w:rPr>
            </w:pPr>
            <w:del w:id="1499" w:author="praktikum" w:date="2022-04-12T15:18:00Z">
              <w:r w:rsidRPr="00BD0198" w:rsidDel="00DF436C">
                <w:rPr>
                  <w:rFonts w:ascii="Arial" w:eastAsia="Times New Roman" w:hAnsi="Arial" w:cs="Arial"/>
                  <w:sz w:val="22"/>
                  <w:szCs w:val="22"/>
                  <w:lang w:val="de-DE" w:eastAsia="de-DE"/>
                </w:rPr>
                <w:delText> </w:delText>
              </w:r>
            </w:del>
          </w:p>
        </w:tc>
        <w:tc>
          <w:tcPr>
            <w:tcW w:w="1045" w:type="dxa"/>
            <w:tcBorders>
              <w:top w:val="single" w:sz="4" w:space="0" w:color="auto"/>
              <w:left w:val="nil"/>
              <w:bottom w:val="nil"/>
              <w:right w:val="nil"/>
            </w:tcBorders>
            <w:shd w:val="clear" w:color="auto" w:fill="auto"/>
            <w:noWrap/>
            <w:vAlign w:val="bottom"/>
          </w:tcPr>
          <w:p w14:paraId="1DADB75E" w14:textId="5FFED729" w:rsidR="00BD0198" w:rsidRPr="00BD0198" w:rsidDel="00DF436C" w:rsidRDefault="00BD0198" w:rsidP="00BD0198">
            <w:pPr>
              <w:spacing w:after="0" w:line="240" w:lineRule="auto"/>
              <w:contextualSpacing w:val="0"/>
              <w:rPr>
                <w:del w:id="1500" w:author="praktikum" w:date="2022-04-12T15:18:00Z"/>
                <w:rFonts w:ascii="Arial" w:eastAsia="Times New Roman" w:hAnsi="Arial" w:cs="Arial"/>
                <w:sz w:val="22"/>
                <w:szCs w:val="22"/>
                <w:lang w:val="de-DE" w:eastAsia="de-DE"/>
              </w:rPr>
            </w:pPr>
            <w:del w:id="1501" w:author="praktikum" w:date="2022-04-12T15:18:00Z">
              <w:r w:rsidRPr="00BD0198" w:rsidDel="00DF436C">
                <w:rPr>
                  <w:rFonts w:ascii="Arial" w:eastAsia="Times New Roman" w:hAnsi="Arial" w:cs="Arial"/>
                  <w:sz w:val="22"/>
                  <w:szCs w:val="22"/>
                  <w:lang w:val="de-DE" w:eastAsia="de-DE"/>
                </w:rPr>
                <w:delText> </w:delText>
              </w:r>
            </w:del>
          </w:p>
        </w:tc>
      </w:tr>
      <w:tr w:rsidR="00BD7C7D" w:rsidRPr="00BD0198" w:rsidDel="00DF436C" w14:paraId="0E5EEE06" w14:textId="31A2B4DB" w:rsidTr="00EB31DA">
        <w:trPr>
          <w:trHeight w:val="227"/>
          <w:del w:id="1502" w:author="praktikum" w:date="2022-04-12T15:18:00Z"/>
        </w:trPr>
        <w:tc>
          <w:tcPr>
            <w:tcW w:w="3247" w:type="dxa"/>
            <w:tcBorders>
              <w:top w:val="nil"/>
              <w:left w:val="nil"/>
              <w:bottom w:val="nil"/>
              <w:right w:val="nil"/>
            </w:tcBorders>
            <w:shd w:val="clear" w:color="auto" w:fill="auto"/>
            <w:noWrap/>
            <w:vAlign w:val="center"/>
          </w:tcPr>
          <w:p w14:paraId="087CAE87" w14:textId="33BCA31F" w:rsidR="00BD0198" w:rsidRPr="00BD0198" w:rsidDel="00DF436C" w:rsidRDefault="00BD0198" w:rsidP="00BD0198">
            <w:pPr>
              <w:spacing w:after="0" w:line="240" w:lineRule="auto"/>
              <w:contextualSpacing w:val="0"/>
              <w:jc w:val="both"/>
              <w:rPr>
                <w:del w:id="1503" w:author="praktikum" w:date="2022-04-12T15:18:00Z"/>
                <w:rFonts w:ascii="Arial" w:eastAsia="Times New Roman" w:hAnsi="Arial" w:cs="Arial"/>
                <w:sz w:val="22"/>
                <w:szCs w:val="22"/>
                <w:lang w:val="de-DE" w:eastAsia="de-DE"/>
              </w:rPr>
            </w:pPr>
            <w:del w:id="1504" w:author="praktikum" w:date="2022-04-12T15:18:00Z">
              <w:r w:rsidRPr="00BD0198" w:rsidDel="00DF436C">
                <w:rPr>
                  <w:rFonts w:ascii="Arial" w:eastAsia="Times New Roman" w:hAnsi="Arial" w:cs="Arial"/>
                  <w:sz w:val="22"/>
                  <w:szCs w:val="22"/>
                  <w:lang w:val="de-DE" w:eastAsia="de-DE"/>
                </w:rPr>
                <w:delText>Alertness T1</w:delText>
              </w:r>
            </w:del>
          </w:p>
        </w:tc>
        <w:tc>
          <w:tcPr>
            <w:tcW w:w="876" w:type="dxa"/>
            <w:tcBorders>
              <w:top w:val="nil"/>
              <w:left w:val="nil"/>
              <w:bottom w:val="nil"/>
              <w:right w:val="nil"/>
            </w:tcBorders>
            <w:shd w:val="clear" w:color="auto" w:fill="auto"/>
            <w:noWrap/>
            <w:vAlign w:val="center"/>
          </w:tcPr>
          <w:p w14:paraId="324026D8" w14:textId="66CA9907" w:rsidR="00BD0198" w:rsidRPr="00BD0198" w:rsidDel="00DF436C" w:rsidRDefault="00BD0198" w:rsidP="00BD0198">
            <w:pPr>
              <w:spacing w:after="0" w:line="240" w:lineRule="auto"/>
              <w:contextualSpacing w:val="0"/>
              <w:jc w:val="both"/>
              <w:rPr>
                <w:del w:id="1505" w:author="praktikum" w:date="2022-04-12T15:18:00Z"/>
                <w:rFonts w:ascii="Arial" w:eastAsia="Times New Roman" w:hAnsi="Arial" w:cs="Arial"/>
                <w:sz w:val="22"/>
                <w:szCs w:val="22"/>
                <w:lang w:val="de-DE" w:eastAsia="de-DE"/>
              </w:rPr>
            </w:pPr>
            <w:del w:id="1506" w:author="praktikum" w:date="2022-04-12T15:18:00Z">
              <w:r w:rsidRPr="00BD0198" w:rsidDel="00DF436C">
                <w:rPr>
                  <w:rFonts w:ascii="Arial" w:eastAsia="Times New Roman" w:hAnsi="Arial" w:cs="Arial"/>
                  <w:sz w:val="22"/>
                  <w:szCs w:val="22"/>
                  <w:lang w:val="de-DE" w:eastAsia="de-DE"/>
                </w:rPr>
                <w:delText>2</w:delText>
              </w:r>
            </w:del>
            <w:del w:id="1507" w:author="praktikum" w:date="2022-04-05T10:09:00Z">
              <w:r w:rsidRPr="00BD0198" w:rsidDel="000A0E9A">
                <w:rPr>
                  <w:rFonts w:ascii="Arial" w:eastAsia="Times New Roman" w:hAnsi="Arial" w:cs="Arial"/>
                  <w:sz w:val="22"/>
                  <w:szCs w:val="22"/>
                  <w:lang w:val="de-DE" w:eastAsia="de-DE"/>
                </w:rPr>
                <w:delText>,</w:delText>
              </w:r>
            </w:del>
            <w:del w:id="1508" w:author="praktikum" w:date="2022-04-12T15:18:00Z">
              <w:r w:rsidRPr="00BD0198" w:rsidDel="00DF436C">
                <w:rPr>
                  <w:rFonts w:ascii="Arial" w:eastAsia="Times New Roman" w:hAnsi="Arial" w:cs="Arial"/>
                  <w:sz w:val="22"/>
                  <w:szCs w:val="22"/>
                  <w:lang w:val="de-DE" w:eastAsia="de-DE"/>
                </w:rPr>
                <w:delText>96</w:delText>
              </w:r>
            </w:del>
          </w:p>
        </w:tc>
        <w:tc>
          <w:tcPr>
            <w:tcW w:w="1076" w:type="dxa"/>
            <w:tcBorders>
              <w:top w:val="nil"/>
              <w:left w:val="nil"/>
              <w:bottom w:val="nil"/>
              <w:right w:val="nil"/>
            </w:tcBorders>
            <w:shd w:val="clear" w:color="auto" w:fill="auto"/>
            <w:noWrap/>
            <w:vAlign w:val="center"/>
          </w:tcPr>
          <w:p w14:paraId="621EEFFA" w14:textId="055D874D" w:rsidR="00BD0198" w:rsidRPr="00BD0198" w:rsidDel="00DF436C" w:rsidRDefault="00BD0198" w:rsidP="00BD0198">
            <w:pPr>
              <w:spacing w:after="0" w:line="240" w:lineRule="auto"/>
              <w:contextualSpacing w:val="0"/>
              <w:jc w:val="both"/>
              <w:rPr>
                <w:del w:id="1509" w:author="praktikum" w:date="2022-04-12T15:18:00Z"/>
                <w:rFonts w:ascii="Arial" w:eastAsia="Times New Roman" w:hAnsi="Arial" w:cs="Arial"/>
                <w:sz w:val="22"/>
                <w:szCs w:val="22"/>
                <w:lang w:val="de-DE" w:eastAsia="de-DE"/>
              </w:rPr>
            </w:pPr>
            <w:del w:id="1510" w:author="praktikum" w:date="2022-04-05T10:26:00Z">
              <w:r w:rsidRPr="00BD0198" w:rsidDel="00821F75">
                <w:rPr>
                  <w:rFonts w:ascii="Arial" w:eastAsia="Times New Roman" w:hAnsi="Arial" w:cs="Arial"/>
                  <w:sz w:val="22"/>
                  <w:szCs w:val="22"/>
                  <w:lang w:val="de-DE" w:eastAsia="de-DE"/>
                </w:rPr>
                <w:delText>+-</w:delText>
              </w:r>
            </w:del>
            <w:del w:id="1511" w:author="praktikum" w:date="2022-04-12T15:18:00Z">
              <w:r w:rsidRPr="00BD0198" w:rsidDel="00DF436C">
                <w:rPr>
                  <w:rFonts w:ascii="Arial" w:eastAsia="Times New Roman" w:hAnsi="Arial" w:cs="Arial"/>
                  <w:sz w:val="22"/>
                  <w:szCs w:val="22"/>
                  <w:lang w:val="de-DE" w:eastAsia="de-DE"/>
                </w:rPr>
                <w:delText>0</w:delText>
              </w:r>
            </w:del>
            <w:del w:id="1512" w:author="praktikum" w:date="2022-04-05T10:09:00Z">
              <w:r w:rsidRPr="00BD0198" w:rsidDel="000A0E9A">
                <w:rPr>
                  <w:rFonts w:ascii="Arial" w:eastAsia="Times New Roman" w:hAnsi="Arial" w:cs="Arial"/>
                  <w:sz w:val="22"/>
                  <w:szCs w:val="22"/>
                  <w:lang w:val="de-DE" w:eastAsia="de-DE"/>
                </w:rPr>
                <w:delText>,</w:delText>
              </w:r>
            </w:del>
            <w:del w:id="1513" w:author="praktikum" w:date="2022-04-12T15:18:00Z">
              <w:r w:rsidRPr="00BD0198" w:rsidDel="00DF436C">
                <w:rPr>
                  <w:rFonts w:ascii="Arial" w:eastAsia="Times New Roman" w:hAnsi="Arial" w:cs="Arial"/>
                  <w:sz w:val="22"/>
                  <w:szCs w:val="22"/>
                  <w:lang w:val="de-DE" w:eastAsia="de-DE"/>
                </w:rPr>
                <w:delText>64</w:delText>
              </w:r>
            </w:del>
          </w:p>
        </w:tc>
        <w:tc>
          <w:tcPr>
            <w:tcW w:w="876" w:type="dxa"/>
            <w:tcBorders>
              <w:top w:val="nil"/>
              <w:left w:val="nil"/>
              <w:bottom w:val="nil"/>
              <w:right w:val="nil"/>
            </w:tcBorders>
            <w:shd w:val="clear" w:color="auto" w:fill="auto"/>
            <w:noWrap/>
            <w:vAlign w:val="center"/>
          </w:tcPr>
          <w:p w14:paraId="57E93CE9" w14:textId="701C3BB5" w:rsidR="00BD0198" w:rsidRPr="00BD0198" w:rsidDel="00DF436C" w:rsidRDefault="00BD0198" w:rsidP="00BD0198">
            <w:pPr>
              <w:spacing w:after="0" w:line="240" w:lineRule="auto"/>
              <w:contextualSpacing w:val="0"/>
              <w:jc w:val="both"/>
              <w:rPr>
                <w:del w:id="1514" w:author="praktikum" w:date="2022-04-12T15:18:00Z"/>
                <w:rFonts w:ascii="Arial" w:eastAsia="Times New Roman" w:hAnsi="Arial" w:cs="Arial"/>
                <w:sz w:val="22"/>
                <w:szCs w:val="22"/>
                <w:lang w:val="de-DE" w:eastAsia="de-DE"/>
              </w:rPr>
            </w:pPr>
            <w:del w:id="1515" w:author="praktikum" w:date="2022-04-12T15:18:00Z">
              <w:r w:rsidRPr="00BD0198" w:rsidDel="00DF436C">
                <w:rPr>
                  <w:rFonts w:ascii="Arial" w:eastAsia="Times New Roman" w:hAnsi="Arial" w:cs="Arial"/>
                  <w:sz w:val="22"/>
                  <w:szCs w:val="22"/>
                  <w:lang w:val="de-DE" w:eastAsia="de-DE"/>
                </w:rPr>
                <w:delText>2</w:delText>
              </w:r>
            </w:del>
            <w:del w:id="1516" w:author="praktikum" w:date="2022-04-05T10:09:00Z">
              <w:r w:rsidRPr="00BD0198" w:rsidDel="000A0E9A">
                <w:rPr>
                  <w:rFonts w:ascii="Arial" w:eastAsia="Times New Roman" w:hAnsi="Arial" w:cs="Arial"/>
                  <w:sz w:val="22"/>
                  <w:szCs w:val="22"/>
                  <w:lang w:val="de-DE" w:eastAsia="de-DE"/>
                </w:rPr>
                <w:delText>,</w:delText>
              </w:r>
            </w:del>
            <w:del w:id="1517" w:author="praktikum" w:date="2022-04-12T15:18:00Z">
              <w:r w:rsidRPr="00BD0198" w:rsidDel="00DF436C">
                <w:rPr>
                  <w:rFonts w:ascii="Arial" w:eastAsia="Times New Roman" w:hAnsi="Arial" w:cs="Arial"/>
                  <w:sz w:val="22"/>
                  <w:szCs w:val="22"/>
                  <w:lang w:val="de-DE" w:eastAsia="de-DE"/>
                </w:rPr>
                <w:delText>95</w:delText>
              </w:r>
            </w:del>
          </w:p>
        </w:tc>
        <w:tc>
          <w:tcPr>
            <w:tcW w:w="1076" w:type="dxa"/>
            <w:tcBorders>
              <w:top w:val="nil"/>
              <w:left w:val="nil"/>
              <w:bottom w:val="nil"/>
              <w:right w:val="nil"/>
            </w:tcBorders>
            <w:shd w:val="clear" w:color="auto" w:fill="auto"/>
            <w:noWrap/>
            <w:vAlign w:val="center"/>
          </w:tcPr>
          <w:p w14:paraId="29D2907C" w14:textId="062B8B70" w:rsidR="00BD0198" w:rsidRPr="00BD0198" w:rsidDel="00DF436C" w:rsidRDefault="00BD0198" w:rsidP="00BD0198">
            <w:pPr>
              <w:spacing w:after="0" w:line="240" w:lineRule="auto"/>
              <w:contextualSpacing w:val="0"/>
              <w:jc w:val="both"/>
              <w:rPr>
                <w:del w:id="1518" w:author="praktikum" w:date="2022-04-12T15:18:00Z"/>
                <w:rFonts w:ascii="Arial" w:eastAsia="Times New Roman" w:hAnsi="Arial" w:cs="Arial"/>
                <w:sz w:val="22"/>
                <w:szCs w:val="22"/>
                <w:lang w:val="de-DE" w:eastAsia="de-DE"/>
              </w:rPr>
            </w:pPr>
            <w:del w:id="1519" w:author="praktikum" w:date="2022-04-05T10:26:00Z">
              <w:r w:rsidRPr="00BD0198" w:rsidDel="00821F75">
                <w:rPr>
                  <w:rFonts w:ascii="Arial" w:eastAsia="Times New Roman" w:hAnsi="Arial" w:cs="Arial"/>
                  <w:sz w:val="22"/>
                  <w:szCs w:val="22"/>
                  <w:lang w:val="de-DE" w:eastAsia="de-DE"/>
                </w:rPr>
                <w:delText>+-</w:delText>
              </w:r>
            </w:del>
            <w:del w:id="1520" w:author="praktikum" w:date="2022-04-12T15:18:00Z">
              <w:r w:rsidRPr="00BD0198" w:rsidDel="00DF436C">
                <w:rPr>
                  <w:rFonts w:ascii="Arial" w:eastAsia="Times New Roman" w:hAnsi="Arial" w:cs="Arial"/>
                  <w:sz w:val="22"/>
                  <w:szCs w:val="22"/>
                  <w:lang w:val="de-DE" w:eastAsia="de-DE"/>
                </w:rPr>
                <w:delText>0</w:delText>
              </w:r>
            </w:del>
            <w:del w:id="1521" w:author="praktikum" w:date="2022-04-05T10:09:00Z">
              <w:r w:rsidRPr="00BD0198" w:rsidDel="000A0E9A">
                <w:rPr>
                  <w:rFonts w:ascii="Arial" w:eastAsia="Times New Roman" w:hAnsi="Arial" w:cs="Arial"/>
                  <w:sz w:val="22"/>
                  <w:szCs w:val="22"/>
                  <w:lang w:val="de-DE" w:eastAsia="de-DE"/>
                </w:rPr>
                <w:delText>,</w:delText>
              </w:r>
            </w:del>
            <w:del w:id="1522" w:author="praktikum" w:date="2022-04-12T15:18:00Z">
              <w:r w:rsidRPr="00BD0198" w:rsidDel="00DF436C">
                <w:rPr>
                  <w:rFonts w:ascii="Arial" w:eastAsia="Times New Roman" w:hAnsi="Arial" w:cs="Arial"/>
                  <w:sz w:val="22"/>
                  <w:szCs w:val="22"/>
                  <w:lang w:val="de-DE" w:eastAsia="de-DE"/>
                </w:rPr>
                <w:delText>64</w:delText>
              </w:r>
            </w:del>
          </w:p>
        </w:tc>
        <w:tc>
          <w:tcPr>
            <w:tcW w:w="876" w:type="dxa"/>
            <w:tcBorders>
              <w:top w:val="nil"/>
              <w:left w:val="nil"/>
              <w:bottom w:val="nil"/>
              <w:right w:val="nil"/>
            </w:tcBorders>
            <w:shd w:val="clear" w:color="auto" w:fill="auto"/>
            <w:noWrap/>
            <w:vAlign w:val="center"/>
          </w:tcPr>
          <w:p w14:paraId="0DFDB6B9" w14:textId="4F9104C1" w:rsidR="00BD0198" w:rsidRPr="00BD0198" w:rsidDel="00DF436C" w:rsidRDefault="00BD0198" w:rsidP="00BD0198">
            <w:pPr>
              <w:spacing w:after="0" w:line="240" w:lineRule="auto"/>
              <w:contextualSpacing w:val="0"/>
              <w:jc w:val="both"/>
              <w:rPr>
                <w:del w:id="1523" w:author="praktikum" w:date="2022-04-12T15:18:00Z"/>
                <w:rFonts w:ascii="Arial" w:eastAsia="Times New Roman" w:hAnsi="Arial" w:cs="Arial"/>
                <w:sz w:val="22"/>
                <w:szCs w:val="22"/>
                <w:lang w:val="de-DE" w:eastAsia="de-DE"/>
              </w:rPr>
            </w:pPr>
            <w:del w:id="1524" w:author="praktikum" w:date="2022-04-12T15:18:00Z">
              <w:r w:rsidRPr="00BD0198" w:rsidDel="00DF436C">
                <w:rPr>
                  <w:rFonts w:ascii="Arial" w:eastAsia="Times New Roman" w:hAnsi="Arial" w:cs="Arial"/>
                  <w:sz w:val="22"/>
                  <w:szCs w:val="22"/>
                  <w:lang w:val="de-DE" w:eastAsia="de-DE"/>
                </w:rPr>
                <w:delText>3</w:delText>
              </w:r>
            </w:del>
            <w:del w:id="1525" w:author="praktikum" w:date="2022-04-05T10:09:00Z">
              <w:r w:rsidRPr="00BD0198" w:rsidDel="000A0E9A">
                <w:rPr>
                  <w:rFonts w:ascii="Arial" w:eastAsia="Times New Roman" w:hAnsi="Arial" w:cs="Arial"/>
                  <w:sz w:val="22"/>
                  <w:szCs w:val="22"/>
                  <w:lang w:val="de-DE" w:eastAsia="de-DE"/>
                </w:rPr>
                <w:delText>,</w:delText>
              </w:r>
            </w:del>
            <w:del w:id="1526" w:author="praktikum" w:date="2022-04-12T15:18:00Z">
              <w:r w:rsidRPr="00BD0198" w:rsidDel="00DF436C">
                <w:rPr>
                  <w:rFonts w:ascii="Arial" w:eastAsia="Times New Roman" w:hAnsi="Arial" w:cs="Arial"/>
                  <w:sz w:val="22"/>
                  <w:szCs w:val="22"/>
                  <w:lang w:val="de-DE" w:eastAsia="de-DE"/>
                </w:rPr>
                <w:delText>27</w:delText>
              </w:r>
            </w:del>
          </w:p>
        </w:tc>
        <w:tc>
          <w:tcPr>
            <w:tcW w:w="1045" w:type="dxa"/>
            <w:tcBorders>
              <w:top w:val="nil"/>
              <w:left w:val="nil"/>
              <w:bottom w:val="nil"/>
              <w:right w:val="nil"/>
            </w:tcBorders>
            <w:shd w:val="clear" w:color="auto" w:fill="auto"/>
            <w:noWrap/>
            <w:vAlign w:val="center"/>
          </w:tcPr>
          <w:p w14:paraId="59578A3B" w14:textId="09703B61" w:rsidR="00BD0198" w:rsidRPr="00BD0198" w:rsidDel="00DF436C" w:rsidRDefault="00BD0198" w:rsidP="00BD0198">
            <w:pPr>
              <w:spacing w:after="0" w:line="240" w:lineRule="auto"/>
              <w:contextualSpacing w:val="0"/>
              <w:jc w:val="both"/>
              <w:rPr>
                <w:del w:id="1527" w:author="praktikum" w:date="2022-04-12T15:18:00Z"/>
                <w:rFonts w:ascii="Arial" w:eastAsia="Times New Roman" w:hAnsi="Arial" w:cs="Arial"/>
                <w:sz w:val="22"/>
                <w:szCs w:val="22"/>
                <w:lang w:val="de-DE" w:eastAsia="de-DE"/>
              </w:rPr>
            </w:pPr>
            <w:del w:id="1528" w:author="praktikum" w:date="2022-04-05T10:26:00Z">
              <w:r w:rsidRPr="00BD0198" w:rsidDel="00821F75">
                <w:rPr>
                  <w:rFonts w:ascii="Arial" w:eastAsia="Times New Roman" w:hAnsi="Arial" w:cs="Arial"/>
                  <w:sz w:val="22"/>
                  <w:szCs w:val="22"/>
                  <w:lang w:val="de-DE" w:eastAsia="de-DE"/>
                </w:rPr>
                <w:delText>+-</w:delText>
              </w:r>
            </w:del>
            <w:del w:id="1529" w:author="praktikum" w:date="2022-04-12T15:18:00Z">
              <w:r w:rsidRPr="00BD0198" w:rsidDel="00DF436C">
                <w:rPr>
                  <w:rFonts w:ascii="Arial" w:eastAsia="Times New Roman" w:hAnsi="Arial" w:cs="Arial"/>
                  <w:sz w:val="22"/>
                  <w:szCs w:val="22"/>
                  <w:lang w:val="de-DE" w:eastAsia="de-DE"/>
                </w:rPr>
                <w:delText>0</w:delText>
              </w:r>
            </w:del>
            <w:del w:id="1530" w:author="praktikum" w:date="2022-04-05T10:09:00Z">
              <w:r w:rsidRPr="00BD0198" w:rsidDel="000A0E9A">
                <w:rPr>
                  <w:rFonts w:ascii="Arial" w:eastAsia="Times New Roman" w:hAnsi="Arial" w:cs="Arial"/>
                  <w:sz w:val="22"/>
                  <w:szCs w:val="22"/>
                  <w:lang w:val="de-DE" w:eastAsia="de-DE"/>
                </w:rPr>
                <w:delText>,</w:delText>
              </w:r>
            </w:del>
            <w:del w:id="1531" w:author="praktikum" w:date="2022-04-12T15:18:00Z">
              <w:r w:rsidRPr="00BD0198" w:rsidDel="00DF436C">
                <w:rPr>
                  <w:rFonts w:ascii="Arial" w:eastAsia="Times New Roman" w:hAnsi="Arial" w:cs="Arial"/>
                  <w:sz w:val="22"/>
                  <w:szCs w:val="22"/>
                  <w:lang w:val="de-DE" w:eastAsia="de-DE"/>
                </w:rPr>
                <w:delText>43</w:delText>
              </w:r>
            </w:del>
          </w:p>
        </w:tc>
      </w:tr>
      <w:tr w:rsidR="00BD7C7D" w:rsidRPr="00BD0198" w:rsidDel="00DF436C" w14:paraId="719FBA8C" w14:textId="5E228DB8" w:rsidTr="00EB31DA">
        <w:trPr>
          <w:trHeight w:val="227"/>
          <w:del w:id="1532" w:author="praktikum" w:date="2022-04-12T15:18:00Z"/>
        </w:trPr>
        <w:tc>
          <w:tcPr>
            <w:tcW w:w="3247" w:type="dxa"/>
            <w:tcBorders>
              <w:top w:val="nil"/>
              <w:left w:val="nil"/>
              <w:bottom w:val="nil"/>
              <w:right w:val="nil"/>
            </w:tcBorders>
            <w:shd w:val="clear" w:color="auto" w:fill="auto"/>
            <w:noWrap/>
            <w:vAlign w:val="center"/>
          </w:tcPr>
          <w:p w14:paraId="6ADE27EE" w14:textId="4A010D60" w:rsidR="00BD0198" w:rsidRPr="00BD0198" w:rsidDel="00DF436C" w:rsidRDefault="00BD0198" w:rsidP="00BD0198">
            <w:pPr>
              <w:spacing w:after="0" w:line="240" w:lineRule="auto"/>
              <w:contextualSpacing w:val="0"/>
              <w:jc w:val="both"/>
              <w:rPr>
                <w:del w:id="1533" w:author="praktikum" w:date="2022-04-12T15:18:00Z"/>
                <w:rFonts w:ascii="Arial" w:eastAsia="Times New Roman" w:hAnsi="Arial" w:cs="Arial"/>
                <w:sz w:val="22"/>
                <w:szCs w:val="22"/>
                <w:lang w:val="de-DE" w:eastAsia="de-DE"/>
              </w:rPr>
            </w:pPr>
            <w:del w:id="1534" w:author="praktikum" w:date="2022-04-12T15:18:00Z">
              <w:r w:rsidRPr="00BD0198" w:rsidDel="00DF436C">
                <w:rPr>
                  <w:rFonts w:ascii="Arial" w:eastAsia="Times New Roman" w:hAnsi="Arial" w:cs="Arial"/>
                  <w:sz w:val="22"/>
                  <w:szCs w:val="22"/>
                  <w:lang w:val="de-DE" w:eastAsia="de-DE"/>
                </w:rPr>
                <w:delText>Alertness T2</w:delText>
              </w:r>
            </w:del>
          </w:p>
        </w:tc>
        <w:tc>
          <w:tcPr>
            <w:tcW w:w="876" w:type="dxa"/>
            <w:tcBorders>
              <w:top w:val="nil"/>
              <w:left w:val="nil"/>
              <w:bottom w:val="nil"/>
              <w:right w:val="nil"/>
            </w:tcBorders>
            <w:shd w:val="clear" w:color="auto" w:fill="auto"/>
            <w:noWrap/>
            <w:vAlign w:val="center"/>
          </w:tcPr>
          <w:p w14:paraId="67AEC7CD" w14:textId="256AF138" w:rsidR="00BD0198" w:rsidRPr="00BD0198" w:rsidDel="00DF436C" w:rsidRDefault="00BD0198" w:rsidP="00BD0198">
            <w:pPr>
              <w:spacing w:after="0" w:line="240" w:lineRule="auto"/>
              <w:contextualSpacing w:val="0"/>
              <w:jc w:val="both"/>
              <w:rPr>
                <w:del w:id="1535" w:author="praktikum" w:date="2022-04-12T15:18:00Z"/>
                <w:rFonts w:ascii="Arial" w:eastAsia="Times New Roman" w:hAnsi="Arial" w:cs="Arial"/>
                <w:sz w:val="22"/>
                <w:szCs w:val="22"/>
                <w:lang w:val="de-DE" w:eastAsia="de-DE"/>
              </w:rPr>
            </w:pPr>
            <w:del w:id="1536" w:author="praktikum" w:date="2022-04-12T15:18:00Z">
              <w:r w:rsidRPr="00BD0198" w:rsidDel="00DF436C">
                <w:rPr>
                  <w:rFonts w:ascii="Arial" w:eastAsia="Times New Roman" w:hAnsi="Arial" w:cs="Arial"/>
                  <w:sz w:val="22"/>
                  <w:szCs w:val="22"/>
                  <w:lang w:val="de-DE" w:eastAsia="de-DE"/>
                </w:rPr>
                <w:delText>3</w:delText>
              </w:r>
            </w:del>
            <w:del w:id="1537" w:author="praktikum" w:date="2022-04-05T10:09:00Z">
              <w:r w:rsidRPr="00BD0198" w:rsidDel="000A0E9A">
                <w:rPr>
                  <w:rFonts w:ascii="Arial" w:eastAsia="Times New Roman" w:hAnsi="Arial" w:cs="Arial"/>
                  <w:sz w:val="22"/>
                  <w:szCs w:val="22"/>
                  <w:lang w:val="de-DE" w:eastAsia="de-DE"/>
                </w:rPr>
                <w:delText>,</w:delText>
              </w:r>
            </w:del>
            <w:del w:id="1538" w:author="praktikum" w:date="2022-04-12T15:18:00Z">
              <w:r w:rsidRPr="00BD0198" w:rsidDel="00DF436C">
                <w:rPr>
                  <w:rFonts w:ascii="Arial" w:eastAsia="Times New Roman" w:hAnsi="Arial" w:cs="Arial"/>
                  <w:sz w:val="22"/>
                  <w:szCs w:val="22"/>
                  <w:lang w:val="de-DE" w:eastAsia="de-DE"/>
                </w:rPr>
                <w:delText>06</w:delText>
              </w:r>
            </w:del>
          </w:p>
        </w:tc>
        <w:tc>
          <w:tcPr>
            <w:tcW w:w="1076" w:type="dxa"/>
            <w:tcBorders>
              <w:top w:val="nil"/>
              <w:left w:val="nil"/>
              <w:bottom w:val="nil"/>
              <w:right w:val="nil"/>
            </w:tcBorders>
            <w:shd w:val="clear" w:color="auto" w:fill="auto"/>
            <w:noWrap/>
            <w:vAlign w:val="center"/>
          </w:tcPr>
          <w:p w14:paraId="3733E481" w14:textId="12B4C6EA" w:rsidR="00BD0198" w:rsidRPr="00BD0198" w:rsidDel="00DF436C" w:rsidRDefault="00BD0198" w:rsidP="00BD0198">
            <w:pPr>
              <w:spacing w:after="0" w:line="240" w:lineRule="auto"/>
              <w:contextualSpacing w:val="0"/>
              <w:jc w:val="both"/>
              <w:rPr>
                <w:del w:id="1539" w:author="praktikum" w:date="2022-04-12T15:18:00Z"/>
                <w:rFonts w:ascii="Arial" w:eastAsia="Times New Roman" w:hAnsi="Arial" w:cs="Arial"/>
                <w:sz w:val="22"/>
                <w:szCs w:val="22"/>
                <w:lang w:val="de-DE" w:eastAsia="de-DE"/>
              </w:rPr>
            </w:pPr>
            <w:del w:id="1540" w:author="praktikum" w:date="2022-04-05T10:26:00Z">
              <w:r w:rsidRPr="00BD0198" w:rsidDel="00821F75">
                <w:rPr>
                  <w:rFonts w:ascii="Arial" w:eastAsia="Times New Roman" w:hAnsi="Arial" w:cs="Arial"/>
                  <w:sz w:val="22"/>
                  <w:szCs w:val="22"/>
                  <w:lang w:val="de-DE" w:eastAsia="de-DE"/>
                </w:rPr>
                <w:delText>+-</w:delText>
              </w:r>
            </w:del>
            <w:del w:id="1541" w:author="praktikum" w:date="2022-04-12T15:18:00Z">
              <w:r w:rsidRPr="00BD0198" w:rsidDel="00DF436C">
                <w:rPr>
                  <w:rFonts w:ascii="Arial" w:eastAsia="Times New Roman" w:hAnsi="Arial" w:cs="Arial"/>
                  <w:sz w:val="22"/>
                  <w:szCs w:val="22"/>
                  <w:lang w:val="de-DE" w:eastAsia="de-DE"/>
                </w:rPr>
                <w:delText>0</w:delText>
              </w:r>
            </w:del>
            <w:del w:id="1542" w:author="praktikum" w:date="2022-04-05T10:09:00Z">
              <w:r w:rsidRPr="00BD0198" w:rsidDel="000A0E9A">
                <w:rPr>
                  <w:rFonts w:ascii="Arial" w:eastAsia="Times New Roman" w:hAnsi="Arial" w:cs="Arial"/>
                  <w:sz w:val="22"/>
                  <w:szCs w:val="22"/>
                  <w:lang w:val="de-DE" w:eastAsia="de-DE"/>
                </w:rPr>
                <w:delText>,</w:delText>
              </w:r>
            </w:del>
            <w:del w:id="1543" w:author="praktikum" w:date="2022-04-12T15:18:00Z">
              <w:r w:rsidRPr="00BD0198" w:rsidDel="00DF436C">
                <w:rPr>
                  <w:rFonts w:ascii="Arial" w:eastAsia="Times New Roman" w:hAnsi="Arial" w:cs="Arial"/>
                  <w:sz w:val="22"/>
                  <w:szCs w:val="22"/>
                  <w:lang w:val="de-DE" w:eastAsia="de-DE"/>
                </w:rPr>
                <w:delText>55</w:delText>
              </w:r>
            </w:del>
          </w:p>
        </w:tc>
        <w:tc>
          <w:tcPr>
            <w:tcW w:w="876" w:type="dxa"/>
            <w:tcBorders>
              <w:top w:val="nil"/>
              <w:left w:val="nil"/>
              <w:bottom w:val="nil"/>
              <w:right w:val="nil"/>
            </w:tcBorders>
            <w:shd w:val="clear" w:color="auto" w:fill="auto"/>
            <w:noWrap/>
            <w:vAlign w:val="center"/>
          </w:tcPr>
          <w:p w14:paraId="5CD20B51" w14:textId="3C3FC31E" w:rsidR="00BD0198" w:rsidRPr="00BD0198" w:rsidDel="00DF436C" w:rsidRDefault="00BD0198" w:rsidP="00BD0198">
            <w:pPr>
              <w:spacing w:after="0" w:line="240" w:lineRule="auto"/>
              <w:contextualSpacing w:val="0"/>
              <w:jc w:val="both"/>
              <w:rPr>
                <w:del w:id="1544" w:author="praktikum" w:date="2022-04-12T15:18:00Z"/>
                <w:rFonts w:ascii="Arial" w:eastAsia="Times New Roman" w:hAnsi="Arial" w:cs="Arial"/>
                <w:sz w:val="22"/>
                <w:szCs w:val="22"/>
                <w:lang w:val="de-DE" w:eastAsia="de-DE"/>
              </w:rPr>
            </w:pPr>
            <w:del w:id="1545" w:author="praktikum" w:date="2022-04-12T15:18:00Z">
              <w:r w:rsidRPr="00BD0198" w:rsidDel="00DF436C">
                <w:rPr>
                  <w:rFonts w:ascii="Arial" w:eastAsia="Times New Roman" w:hAnsi="Arial" w:cs="Arial"/>
                  <w:sz w:val="22"/>
                  <w:szCs w:val="22"/>
                  <w:lang w:val="de-DE" w:eastAsia="de-DE"/>
                </w:rPr>
                <w:delText>2</w:delText>
              </w:r>
            </w:del>
            <w:del w:id="1546" w:author="praktikum" w:date="2022-04-05T10:09:00Z">
              <w:r w:rsidRPr="00BD0198" w:rsidDel="000A0E9A">
                <w:rPr>
                  <w:rFonts w:ascii="Arial" w:eastAsia="Times New Roman" w:hAnsi="Arial" w:cs="Arial"/>
                  <w:sz w:val="22"/>
                  <w:szCs w:val="22"/>
                  <w:lang w:val="de-DE" w:eastAsia="de-DE"/>
                </w:rPr>
                <w:delText>,</w:delText>
              </w:r>
            </w:del>
            <w:del w:id="1547" w:author="praktikum" w:date="2022-04-12T15:18:00Z">
              <w:r w:rsidRPr="00BD0198" w:rsidDel="00DF436C">
                <w:rPr>
                  <w:rFonts w:ascii="Arial" w:eastAsia="Times New Roman" w:hAnsi="Arial" w:cs="Arial"/>
                  <w:sz w:val="22"/>
                  <w:szCs w:val="22"/>
                  <w:lang w:val="de-DE" w:eastAsia="de-DE"/>
                </w:rPr>
                <w:delText>87</w:delText>
              </w:r>
            </w:del>
          </w:p>
        </w:tc>
        <w:tc>
          <w:tcPr>
            <w:tcW w:w="1076" w:type="dxa"/>
            <w:tcBorders>
              <w:top w:val="nil"/>
              <w:left w:val="nil"/>
              <w:bottom w:val="nil"/>
              <w:right w:val="nil"/>
            </w:tcBorders>
            <w:shd w:val="clear" w:color="auto" w:fill="auto"/>
            <w:noWrap/>
            <w:vAlign w:val="center"/>
          </w:tcPr>
          <w:p w14:paraId="01091632" w14:textId="752D3401" w:rsidR="00BD0198" w:rsidRPr="00BD0198" w:rsidDel="00DF436C" w:rsidRDefault="00BD0198" w:rsidP="00BD0198">
            <w:pPr>
              <w:spacing w:after="0" w:line="240" w:lineRule="auto"/>
              <w:contextualSpacing w:val="0"/>
              <w:jc w:val="both"/>
              <w:rPr>
                <w:del w:id="1548" w:author="praktikum" w:date="2022-04-12T15:18:00Z"/>
                <w:rFonts w:ascii="Arial" w:eastAsia="Times New Roman" w:hAnsi="Arial" w:cs="Arial"/>
                <w:sz w:val="22"/>
                <w:szCs w:val="22"/>
                <w:lang w:val="de-DE" w:eastAsia="de-DE"/>
              </w:rPr>
            </w:pPr>
            <w:del w:id="1549" w:author="praktikum" w:date="2022-04-05T10:26:00Z">
              <w:r w:rsidRPr="00BD0198" w:rsidDel="00821F75">
                <w:rPr>
                  <w:rFonts w:ascii="Arial" w:eastAsia="Times New Roman" w:hAnsi="Arial" w:cs="Arial"/>
                  <w:sz w:val="22"/>
                  <w:szCs w:val="22"/>
                  <w:lang w:val="de-DE" w:eastAsia="de-DE"/>
                </w:rPr>
                <w:delText>+-</w:delText>
              </w:r>
            </w:del>
            <w:del w:id="1550" w:author="praktikum" w:date="2022-04-12T15:18:00Z">
              <w:r w:rsidRPr="00BD0198" w:rsidDel="00DF436C">
                <w:rPr>
                  <w:rFonts w:ascii="Arial" w:eastAsia="Times New Roman" w:hAnsi="Arial" w:cs="Arial"/>
                  <w:sz w:val="22"/>
                  <w:szCs w:val="22"/>
                  <w:lang w:val="de-DE" w:eastAsia="de-DE"/>
                </w:rPr>
                <w:delText>0</w:delText>
              </w:r>
            </w:del>
            <w:del w:id="1551" w:author="praktikum" w:date="2022-04-05T10:09:00Z">
              <w:r w:rsidRPr="00BD0198" w:rsidDel="000A0E9A">
                <w:rPr>
                  <w:rFonts w:ascii="Arial" w:eastAsia="Times New Roman" w:hAnsi="Arial" w:cs="Arial"/>
                  <w:sz w:val="22"/>
                  <w:szCs w:val="22"/>
                  <w:lang w:val="de-DE" w:eastAsia="de-DE"/>
                </w:rPr>
                <w:delText>,</w:delText>
              </w:r>
            </w:del>
            <w:del w:id="1552" w:author="praktikum" w:date="2022-04-12T15:18:00Z">
              <w:r w:rsidRPr="00BD0198" w:rsidDel="00DF436C">
                <w:rPr>
                  <w:rFonts w:ascii="Arial" w:eastAsia="Times New Roman" w:hAnsi="Arial" w:cs="Arial"/>
                  <w:sz w:val="22"/>
                  <w:szCs w:val="22"/>
                  <w:lang w:val="de-DE" w:eastAsia="de-DE"/>
                </w:rPr>
                <w:delText>69</w:delText>
              </w:r>
            </w:del>
          </w:p>
        </w:tc>
        <w:tc>
          <w:tcPr>
            <w:tcW w:w="876" w:type="dxa"/>
            <w:tcBorders>
              <w:top w:val="nil"/>
              <w:left w:val="nil"/>
              <w:bottom w:val="nil"/>
              <w:right w:val="nil"/>
            </w:tcBorders>
            <w:shd w:val="clear" w:color="auto" w:fill="auto"/>
            <w:noWrap/>
            <w:vAlign w:val="center"/>
          </w:tcPr>
          <w:p w14:paraId="54A521A1" w14:textId="62310FF5" w:rsidR="00BD0198" w:rsidRPr="00BD0198" w:rsidDel="00DF436C" w:rsidRDefault="00BD0198" w:rsidP="00BD0198">
            <w:pPr>
              <w:spacing w:after="0" w:line="240" w:lineRule="auto"/>
              <w:contextualSpacing w:val="0"/>
              <w:jc w:val="both"/>
              <w:rPr>
                <w:del w:id="1553" w:author="praktikum" w:date="2022-04-12T15:18:00Z"/>
                <w:rFonts w:ascii="Arial" w:eastAsia="Times New Roman" w:hAnsi="Arial" w:cs="Arial"/>
                <w:sz w:val="22"/>
                <w:szCs w:val="22"/>
                <w:lang w:val="de-DE" w:eastAsia="de-DE"/>
              </w:rPr>
            </w:pPr>
            <w:del w:id="1554" w:author="praktikum" w:date="2022-04-12T15:18:00Z">
              <w:r w:rsidRPr="00BD0198" w:rsidDel="00DF436C">
                <w:rPr>
                  <w:rFonts w:ascii="Arial" w:eastAsia="Times New Roman" w:hAnsi="Arial" w:cs="Arial"/>
                  <w:sz w:val="22"/>
                  <w:szCs w:val="22"/>
                  <w:lang w:val="de-DE" w:eastAsia="de-DE"/>
                </w:rPr>
                <w:delText>3</w:delText>
              </w:r>
            </w:del>
            <w:del w:id="1555" w:author="praktikum" w:date="2022-04-05T10:09:00Z">
              <w:r w:rsidRPr="00BD0198" w:rsidDel="000A0E9A">
                <w:rPr>
                  <w:rFonts w:ascii="Arial" w:eastAsia="Times New Roman" w:hAnsi="Arial" w:cs="Arial"/>
                  <w:sz w:val="22"/>
                  <w:szCs w:val="22"/>
                  <w:lang w:val="de-DE" w:eastAsia="de-DE"/>
                </w:rPr>
                <w:delText>,</w:delText>
              </w:r>
            </w:del>
            <w:del w:id="1556" w:author="praktikum" w:date="2022-04-12T15:18:00Z">
              <w:r w:rsidRPr="00BD0198" w:rsidDel="00DF436C">
                <w:rPr>
                  <w:rFonts w:ascii="Arial" w:eastAsia="Times New Roman" w:hAnsi="Arial" w:cs="Arial"/>
                  <w:sz w:val="22"/>
                  <w:szCs w:val="22"/>
                  <w:lang w:val="de-DE" w:eastAsia="de-DE"/>
                </w:rPr>
                <w:delText>24</w:delText>
              </w:r>
            </w:del>
          </w:p>
        </w:tc>
        <w:tc>
          <w:tcPr>
            <w:tcW w:w="1045" w:type="dxa"/>
            <w:tcBorders>
              <w:top w:val="nil"/>
              <w:left w:val="nil"/>
              <w:bottom w:val="nil"/>
              <w:right w:val="nil"/>
            </w:tcBorders>
            <w:shd w:val="clear" w:color="auto" w:fill="auto"/>
            <w:noWrap/>
            <w:vAlign w:val="center"/>
          </w:tcPr>
          <w:p w14:paraId="5E07F06F" w14:textId="0F3E251D" w:rsidR="00BD0198" w:rsidRPr="00BD0198" w:rsidDel="00DF436C" w:rsidRDefault="00BD0198" w:rsidP="00BD0198">
            <w:pPr>
              <w:spacing w:after="0" w:line="240" w:lineRule="auto"/>
              <w:contextualSpacing w:val="0"/>
              <w:jc w:val="both"/>
              <w:rPr>
                <w:del w:id="1557" w:author="praktikum" w:date="2022-04-12T15:18:00Z"/>
                <w:rFonts w:ascii="Arial" w:eastAsia="Times New Roman" w:hAnsi="Arial" w:cs="Arial"/>
                <w:sz w:val="22"/>
                <w:szCs w:val="22"/>
                <w:lang w:val="de-DE" w:eastAsia="de-DE"/>
              </w:rPr>
            </w:pPr>
            <w:del w:id="1558" w:author="praktikum" w:date="2022-04-05T10:26:00Z">
              <w:r w:rsidRPr="00BD0198" w:rsidDel="00821F75">
                <w:rPr>
                  <w:rFonts w:ascii="Arial" w:eastAsia="Times New Roman" w:hAnsi="Arial" w:cs="Arial"/>
                  <w:sz w:val="22"/>
                  <w:szCs w:val="22"/>
                  <w:lang w:val="de-DE" w:eastAsia="de-DE"/>
                </w:rPr>
                <w:delText>+-</w:delText>
              </w:r>
            </w:del>
            <w:del w:id="1559" w:author="praktikum" w:date="2022-04-12T15:18:00Z">
              <w:r w:rsidRPr="00BD0198" w:rsidDel="00DF436C">
                <w:rPr>
                  <w:rFonts w:ascii="Arial" w:eastAsia="Times New Roman" w:hAnsi="Arial" w:cs="Arial"/>
                  <w:sz w:val="22"/>
                  <w:szCs w:val="22"/>
                  <w:lang w:val="de-DE" w:eastAsia="de-DE"/>
                </w:rPr>
                <w:delText>0</w:delText>
              </w:r>
            </w:del>
            <w:del w:id="1560" w:author="praktikum" w:date="2022-04-05T10:09:00Z">
              <w:r w:rsidRPr="00BD0198" w:rsidDel="000A0E9A">
                <w:rPr>
                  <w:rFonts w:ascii="Arial" w:eastAsia="Times New Roman" w:hAnsi="Arial" w:cs="Arial"/>
                  <w:sz w:val="22"/>
                  <w:szCs w:val="22"/>
                  <w:lang w:val="de-DE" w:eastAsia="de-DE"/>
                </w:rPr>
                <w:delText>,</w:delText>
              </w:r>
            </w:del>
            <w:del w:id="1561" w:author="praktikum" w:date="2022-04-12T15:18:00Z">
              <w:r w:rsidRPr="00BD0198" w:rsidDel="00DF436C">
                <w:rPr>
                  <w:rFonts w:ascii="Arial" w:eastAsia="Times New Roman" w:hAnsi="Arial" w:cs="Arial"/>
                  <w:sz w:val="22"/>
                  <w:szCs w:val="22"/>
                  <w:lang w:val="de-DE" w:eastAsia="de-DE"/>
                </w:rPr>
                <w:delText>58</w:delText>
              </w:r>
            </w:del>
          </w:p>
        </w:tc>
      </w:tr>
      <w:tr w:rsidR="00BD7C7D" w:rsidRPr="00BD0198" w:rsidDel="00DF436C" w14:paraId="4AE1208B" w14:textId="472D184D" w:rsidTr="00EB31DA">
        <w:trPr>
          <w:trHeight w:val="227"/>
          <w:del w:id="1562" w:author="praktikum" w:date="2022-04-12T15:18:00Z"/>
        </w:trPr>
        <w:tc>
          <w:tcPr>
            <w:tcW w:w="3247" w:type="dxa"/>
            <w:tcBorders>
              <w:top w:val="nil"/>
              <w:left w:val="nil"/>
              <w:bottom w:val="nil"/>
              <w:right w:val="nil"/>
            </w:tcBorders>
            <w:shd w:val="clear" w:color="auto" w:fill="auto"/>
            <w:noWrap/>
            <w:vAlign w:val="center"/>
          </w:tcPr>
          <w:p w14:paraId="17C4801A" w14:textId="6EA3B0EB" w:rsidR="00BD0198" w:rsidRPr="00BD0198" w:rsidDel="00DF436C" w:rsidRDefault="00BD0198" w:rsidP="00BD0198">
            <w:pPr>
              <w:spacing w:after="0" w:line="240" w:lineRule="auto"/>
              <w:contextualSpacing w:val="0"/>
              <w:jc w:val="both"/>
              <w:rPr>
                <w:del w:id="1563" w:author="praktikum" w:date="2022-04-12T15:18:00Z"/>
                <w:rFonts w:ascii="Arial" w:eastAsia="Times New Roman" w:hAnsi="Arial" w:cs="Arial"/>
                <w:sz w:val="22"/>
                <w:szCs w:val="22"/>
                <w:lang w:val="de-DE" w:eastAsia="de-DE"/>
              </w:rPr>
            </w:pPr>
            <w:del w:id="1564" w:author="praktikum" w:date="2022-04-12T15:18:00Z">
              <w:r w:rsidRPr="00BD0198" w:rsidDel="00DF436C">
                <w:rPr>
                  <w:rFonts w:ascii="Arial" w:eastAsia="Times New Roman" w:hAnsi="Arial" w:cs="Arial"/>
                  <w:sz w:val="22"/>
                  <w:szCs w:val="22"/>
                  <w:lang w:val="de-DE" w:eastAsia="de-DE"/>
                </w:rPr>
                <w:delText>Contentedness T1</w:delText>
              </w:r>
            </w:del>
          </w:p>
        </w:tc>
        <w:tc>
          <w:tcPr>
            <w:tcW w:w="876" w:type="dxa"/>
            <w:tcBorders>
              <w:top w:val="nil"/>
              <w:left w:val="nil"/>
              <w:bottom w:val="nil"/>
              <w:right w:val="nil"/>
            </w:tcBorders>
            <w:shd w:val="clear" w:color="auto" w:fill="auto"/>
            <w:noWrap/>
            <w:vAlign w:val="center"/>
          </w:tcPr>
          <w:p w14:paraId="68732701" w14:textId="18C728DA" w:rsidR="00BD0198" w:rsidRPr="00BD0198" w:rsidDel="00DF436C" w:rsidRDefault="00BD0198" w:rsidP="00BD0198">
            <w:pPr>
              <w:spacing w:after="0" w:line="240" w:lineRule="auto"/>
              <w:contextualSpacing w:val="0"/>
              <w:jc w:val="both"/>
              <w:rPr>
                <w:del w:id="1565" w:author="praktikum" w:date="2022-04-12T15:18:00Z"/>
                <w:rFonts w:ascii="Arial" w:eastAsia="Times New Roman" w:hAnsi="Arial" w:cs="Arial"/>
                <w:sz w:val="22"/>
                <w:szCs w:val="22"/>
                <w:lang w:val="de-DE" w:eastAsia="de-DE"/>
              </w:rPr>
            </w:pPr>
            <w:del w:id="1566" w:author="praktikum" w:date="2022-04-12T15:18:00Z">
              <w:r w:rsidRPr="00BD0198" w:rsidDel="00DF436C">
                <w:rPr>
                  <w:rFonts w:ascii="Arial" w:eastAsia="Times New Roman" w:hAnsi="Arial" w:cs="Arial"/>
                  <w:sz w:val="22"/>
                  <w:szCs w:val="22"/>
                  <w:lang w:val="de-DE" w:eastAsia="de-DE"/>
                </w:rPr>
                <w:delText>2</w:delText>
              </w:r>
            </w:del>
            <w:del w:id="1567" w:author="praktikum" w:date="2022-04-05T10:09:00Z">
              <w:r w:rsidRPr="00BD0198" w:rsidDel="000A0E9A">
                <w:rPr>
                  <w:rFonts w:ascii="Arial" w:eastAsia="Times New Roman" w:hAnsi="Arial" w:cs="Arial"/>
                  <w:sz w:val="22"/>
                  <w:szCs w:val="22"/>
                  <w:lang w:val="de-DE" w:eastAsia="de-DE"/>
                </w:rPr>
                <w:delText>,</w:delText>
              </w:r>
            </w:del>
            <w:del w:id="1568" w:author="praktikum" w:date="2022-04-12T15:18:00Z">
              <w:r w:rsidRPr="00BD0198" w:rsidDel="00DF436C">
                <w:rPr>
                  <w:rFonts w:ascii="Arial" w:eastAsia="Times New Roman" w:hAnsi="Arial" w:cs="Arial"/>
                  <w:sz w:val="22"/>
                  <w:szCs w:val="22"/>
                  <w:lang w:val="de-DE" w:eastAsia="de-DE"/>
                </w:rPr>
                <w:delText>97</w:delText>
              </w:r>
            </w:del>
          </w:p>
        </w:tc>
        <w:tc>
          <w:tcPr>
            <w:tcW w:w="1076" w:type="dxa"/>
            <w:tcBorders>
              <w:top w:val="nil"/>
              <w:left w:val="nil"/>
              <w:bottom w:val="nil"/>
              <w:right w:val="nil"/>
            </w:tcBorders>
            <w:shd w:val="clear" w:color="auto" w:fill="auto"/>
            <w:noWrap/>
            <w:vAlign w:val="center"/>
          </w:tcPr>
          <w:p w14:paraId="24AC4F18" w14:textId="2B76E1E1" w:rsidR="00BD0198" w:rsidRPr="00BD0198" w:rsidDel="00DF436C" w:rsidRDefault="00BD0198" w:rsidP="00BD0198">
            <w:pPr>
              <w:spacing w:after="0" w:line="240" w:lineRule="auto"/>
              <w:contextualSpacing w:val="0"/>
              <w:jc w:val="both"/>
              <w:rPr>
                <w:del w:id="1569" w:author="praktikum" w:date="2022-04-12T15:18:00Z"/>
                <w:rFonts w:ascii="Arial" w:eastAsia="Times New Roman" w:hAnsi="Arial" w:cs="Arial"/>
                <w:sz w:val="22"/>
                <w:szCs w:val="22"/>
                <w:lang w:val="de-DE" w:eastAsia="de-DE"/>
              </w:rPr>
            </w:pPr>
            <w:del w:id="1570" w:author="praktikum" w:date="2022-04-05T10:26:00Z">
              <w:r w:rsidRPr="00BD0198" w:rsidDel="00821F75">
                <w:rPr>
                  <w:rFonts w:ascii="Arial" w:eastAsia="Times New Roman" w:hAnsi="Arial" w:cs="Arial"/>
                  <w:sz w:val="22"/>
                  <w:szCs w:val="22"/>
                  <w:lang w:val="de-DE" w:eastAsia="de-DE"/>
                </w:rPr>
                <w:delText>+-</w:delText>
              </w:r>
            </w:del>
            <w:del w:id="1571" w:author="praktikum" w:date="2022-04-12T15:18:00Z">
              <w:r w:rsidRPr="00BD0198" w:rsidDel="00DF436C">
                <w:rPr>
                  <w:rFonts w:ascii="Arial" w:eastAsia="Times New Roman" w:hAnsi="Arial" w:cs="Arial"/>
                  <w:sz w:val="22"/>
                  <w:szCs w:val="22"/>
                  <w:lang w:val="de-DE" w:eastAsia="de-DE"/>
                </w:rPr>
                <w:delText>0</w:delText>
              </w:r>
            </w:del>
            <w:del w:id="1572" w:author="praktikum" w:date="2022-04-05T10:09:00Z">
              <w:r w:rsidRPr="00BD0198" w:rsidDel="000A0E9A">
                <w:rPr>
                  <w:rFonts w:ascii="Arial" w:eastAsia="Times New Roman" w:hAnsi="Arial" w:cs="Arial"/>
                  <w:sz w:val="22"/>
                  <w:szCs w:val="22"/>
                  <w:lang w:val="de-DE" w:eastAsia="de-DE"/>
                </w:rPr>
                <w:delText>,</w:delText>
              </w:r>
            </w:del>
            <w:del w:id="1573" w:author="praktikum" w:date="2022-04-12T15:18:00Z">
              <w:r w:rsidRPr="00BD0198" w:rsidDel="00DF436C">
                <w:rPr>
                  <w:rFonts w:ascii="Arial" w:eastAsia="Times New Roman" w:hAnsi="Arial" w:cs="Arial"/>
                  <w:sz w:val="22"/>
                  <w:szCs w:val="22"/>
                  <w:lang w:val="de-DE" w:eastAsia="de-DE"/>
                </w:rPr>
                <w:delText>63</w:delText>
              </w:r>
            </w:del>
          </w:p>
        </w:tc>
        <w:tc>
          <w:tcPr>
            <w:tcW w:w="876" w:type="dxa"/>
            <w:tcBorders>
              <w:top w:val="nil"/>
              <w:left w:val="nil"/>
              <w:bottom w:val="nil"/>
              <w:right w:val="nil"/>
            </w:tcBorders>
            <w:shd w:val="clear" w:color="auto" w:fill="auto"/>
            <w:noWrap/>
            <w:vAlign w:val="center"/>
          </w:tcPr>
          <w:p w14:paraId="01631D9F" w14:textId="0AC42E70" w:rsidR="00BD0198" w:rsidRPr="00BD0198" w:rsidDel="00DF436C" w:rsidRDefault="00BD0198" w:rsidP="00BD0198">
            <w:pPr>
              <w:spacing w:after="0" w:line="240" w:lineRule="auto"/>
              <w:contextualSpacing w:val="0"/>
              <w:jc w:val="both"/>
              <w:rPr>
                <w:del w:id="1574" w:author="praktikum" w:date="2022-04-12T15:18:00Z"/>
                <w:rFonts w:ascii="Arial" w:eastAsia="Times New Roman" w:hAnsi="Arial" w:cs="Arial"/>
                <w:sz w:val="22"/>
                <w:szCs w:val="22"/>
                <w:lang w:val="de-DE" w:eastAsia="de-DE"/>
              </w:rPr>
            </w:pPr>
            <w:del w:id="1575" w:author="praktikum" w:date="2022-04-12T15:18:00Z">
              <w:r w:rsidRPr="00BD0198" w:rsidDel="00DF436C">
                <w:rPr>
                  <w:rFonts w:ascii="Arial" w:eastAsia="Times New Roman" w:hAnsi="Arial" w:cs="Arial"/>
                  <w:sz w:val="22"/>
                  <w:szCs w:val="22"/>
                  <w:lang w:val="de-DE" w:eastAsia="de-DE"/>
                </w:rPr>
                <w:delText>2</w:delText>
              </w:r>
            </w:del>
            <w:del w:id="1576" w:author="praktikum" w:date="2022-04-05T10:09:00Z">
              <w:r w:rsidRPr="00BD0198" w:rsidDel="000A0E9A">
                <w:rPr>
                  <w:rFonts w:ascii="Arial" w:eastAsia="Times New Roman" w:hAnsi="Arial" w:cs="Arial"/>
                  <w:sz w:val="22"/>
                  <w:szCs w:val="22"/>
                  <w:lang w:val="de-DE" w:eastAsia="de-DE"/>
                </w:rPr>
                <w:delText>,</w:delText>
              </w:r>
            </w:del>
            <w:del w:id="1577" w:author="praktikum" w:date="2022-04-12T15:18:00Z">
              <w:r w:rsidRPr="00BD0198" w:rsidDel="00DF436C">
                <w:rPr>
                  <w:rFonts w:ascii="Arial" w:eastAsia="Times New Roman" w:hAnsi="Arial" w:cs="Arial"/>
                  <w:sz w:val="22"/>
                  <w:szCs w:val="22"/>
                  <w:lang w:val="de-DE" w:eastAsia="de-DE"/>
                </w:rPr>
                <w:delText>70</w:delText>
              </w:r>
            </w:del>
          </w:p>
        </w:tc>
        <w:tc>
          <w:tcPr>
            <w:tcW w:w="1076" w:type="dxa"/>
            <w:tcBorders>
              <w:top w:val="nil"/>
              <w:left w:val="nil"/>
              <w:bottom w:val="nil"/>
              <w:right w:val="nil"/>
            </w:tcBorders>
            <w:shd w:val="clear" w:color="auto" w:fill="auto"/>
            <w:noWrap/>
            <w:vAlign w:val="center"/>
          </w:tcPr>
          <w:p w14:paraId="5273FE54" w14:textId="23362CEC" w:rsidR="00BD0198" w:rsidRPr="00BD0198" w:rsidDel="00DF436C" w:rsidRDefault="00BD0198" w:rsidP="00BD0198">
            <w:pPr>
              <w:spacing w:after="0" w:line="240" w:lineRule="auto"/>
              <w:contextualSpacing w:val="0"/>
              <w:jc w:val="both"/>
              <w:rPr>
                <w:del w:id="1578" w:author="praktikum" w:date="2022-04-12T15:18:00Z"/>
                <w:rFonts w:ascii="Arial" w:eastAsia="Times New Roman" w:hAnsi="Arial" w:cs="Arial"/>
                <w:sz w:val="22"/>
                <w:szCs w:val="22"/>
                <w:lang w:val="de-DE" w:eastAsia="de-DE"/>
              </w:rPr>
            </w:pPr>
            <w:del w:id="1579" w:author="praktikum" w:date="2022-04-05T10:26:00Z">
              <w:r w:rsidRPr="00BD0198" w:rsidDel="00821F75">
                <w:rPr>
                  <w:rFonts w:ascii="Arial" w:eastAsia="Times New Roman" w:hAnsi="Arial" w:cs="Arial"/>
                  <w:sz w:val="22"/>
                  <w:szCs w:val="22"/>
                  <w:lang w:val="de-DE" w:eastAsia="de-DE"/>
                </w:rPr>
                <w:delText>+-</w:delText>
              </w:r>
            </w:del>
            <w:del w:id="1580" w:author="praktikum" w:date="2022-04-12T15:18:00Z">
              <w:r w:rsidRPr="00BD0198" w:rsidDel="00DF436C">
                <w:rPr>
                  <w:rFonts w:ascii="Arial" w:eastAsia="Times New Roman" w:hAnsi="Arial" w:cs="Arial"/>
                  <w:sz w:val="22"/>
                  <w:szCs w:val="22"/>
                  <w:lang w:val="de-DE" w:eastAsia="de-DE"/>
                </w:rPr>
                <w:delText>0</w:delText>
              </w:r>
            </w:del>
            <w:del w:id="1581" w:author="praktikum" w:date="2022-04-05T10:09:00Z">
              <w:r w:rsidRPr="00BD0198" w:rsidDel="000A0E9A">
                <w:rPr>
                  <w:rFonts w:ascii="Arial" w:eastAsia="Times New Roman" w:hAnsi="Arial" w:cs="Arial"/>
                  <w:sz w:val="22"/>
                  <w:szCs w:val="22"/>
                  <w:lang w:val="de-DE" w:eastAsia="de-DE"/>
                </w:rPr>
                <w:delText>,</w:delText>
              </w:r>
            </w:del>
            <w:del w:id="1582" w:author="praktikum" w:date="2022-04-12T15:18:00Z">
              <w:r w:rsidRPr="00BD0198" w:rsidDel="00DF436C">
                <w:rPr>
                  <w:rFonts w:ascii="Arial" w:eastAsia="Times New Roman" w:hAnsi="Arial" w:cs="Arial"/>
                  <w:sz w:val="22"/>
                  <w:szCs w:val="22"/>
                  <w:lang w:val="de-DE" w:eastAsia="de-DE"/>
                </w:rPr>
                <w:delText>88</w:delText>
              </w:r>
            </w:del>
          </w:p>
        </w:tc>
        <w:tc>
          <w:tcPr>
            <w:tcW w:w="876" w:type="dxa"/>
            <w:tcBorders>
              <w:top w:val="nil"/>
              <w:left w:val="nil"/>
              <w:bottom w:val="nil"/>
              <w:right w:val="nil"/>
            </w:tcBorders>
            <w:shd w:val="clear" w:color="auto" w:fill="auto"/>
            <w:noWrap/>
            <w:vAlign w:val="center"/>
          </w:tcPr>
          <w:p w14:paraId="46F0C4BE" w14:textId="70660FFB" w:rsidR="00BD0198" w:rsidRPr="00BD0198" w:rsidDel="00DF436C" w:rsidRDefault="00BD0198" w:rsidP="00BD0198">
            <w:pPr>
              <w:spacing w:after="0" w:line="240" w:lineRule="auto"/>
              <w:contextualSpacing w:val="0"/>
              <w:jc w:val="both"/>
              <w:rPr>
                <w:del w:id="1583" w:author="praktikum" w:date="2022-04-12T15:18:00Z"/>
                <w:rFonts w:ascii="Arial" w:eastAsia="Times New Roman" w:hAnsi="Arial" w:cs="Arial"/>
                <w:sz w:val="22"/>
                <w:szCs w:val="22"/>
                <w:lang w:val="de-DE" w:eastAsia="de-DE"/>
              </w:rPr>
            </w:pPr>
            <w:del w:id="1584" w:author="praktikum" w:date="2022-04-12T15:18:00Z">
              <w:r w:rsidRPr="00BD0198" w:rsidDel="00DF436C">
                <w:rPr>
                  <w:rFonts w:ascii="Arial" w:eastAsia="Times New Roman" w:hAnsi="Arial" w:cs="Arial"/>
                  <w:sz w:val="22"/>
                  <w:szCs w:val="22"/>
                  <w:lang w:val="de-DE" w:eastAsia="de-DE"/>
                </w:rPr>
                <w:delText>3</w:delText>
              </w:r>
            </w:del>
            <w:del w:id="1585" w:author="praktikum" w:date="2022-04-05T10:09:00Z">
              <w:r w:rsidRPr="00BD0198" w:rsidDel="000A0E9A">
                <w:rPr>
                  <w:rFonts w:ascii="Arial" w:eastAsia="Times New Roman" w:hAnsi="Arial" w:cs="Arial"/>
                  <w:sz w:val="22"/>
                  <w:szCs w:val="22"/>
                  <w:lang w:val="de-DE" w:eastAsia="de-DE"/>
                </w:rPr>
                <w:delText>,</w:delText>
              </w:r>
            </w:del>
            <w:del w:id="1586" w:author="praktikum" w:date="2022-04-12T15:18:00Z">
              <w:r w:rsidRPr="00BD0198" w:rsidDel="00DF436C">
                <w:rPr>
                  <w:rFonts w:ascii="Arial" w:eastAsia="Times New Roman" w:hAnsi="Arial" w:cs="Arial"/>
                  <w:sz w:val="22"/>
                  <w:szCs w:val="22"/>
                  <w:lang w:val="de-DE" w:eastAsia="de-DE"/>
                </w:rPr>
                <w:delText>06</w:delText>
              </w:r>
            </w:del>
          </w:p>
        </w:tc>
        <w:tc>
          <w:tcPr>
            <w:tcW w:w="1045" w:type="dxa"/>
            <w:tcBorders>
              <w:top w:val="nil"/>
              <w:left w:val="nil"/>
              <w:bottom w:val="nil"/>
              <w:right w:val="nil"/>
            </w:tcBorders>
            <w:shd w:val="clear" w:color="auto" w:fill="auto"/>
            <w:noWrap/>
            <w:vAlign w:val="center"/>
          </w:tcPr>
          <w:p w14:paraId="1DB8855E" w14:textId="167FFD82" w:rsidR="00BD0198" w:rsidRPr="00BD0198" w:rsidDel="00DF436C" w:rsidRDefault="00BD0198" w:rsidP="00BD0198">
            <w:pPr>
              <w:spacing w:after="0" w:line="240" w:lineRule="auto"/>
              <w:contextualSpacing w:val="0"/>
              <w:jc w:val="both"/>
              <w:rPr>
                <w:del w:id="1587" w:author="praktikum" w:date="2022-04-12T15:18:00Z"/>
                <w:rFonts w:ascii="Arial" w:eastAsia="Times New Roman" w:hAnsi="Arial" w:cs="Arial"/>
                <w:sz w:val="22"/>
                <w:szCs w:val="22"/>
                <w:lang w:val="de-DE" w:eastAsia="de-DE"/>
              </w:rPr>
            </w:pPr>
            <w:del w:id="1588" w:author="praktikum" w:date="2022-04-05T10:26:00Z">
              <w:r w:rsidRPr="00BD0198" w:rsidDel="00821F75">
                <w:rPr>
                  <w:rFonts w:ascii="Arial" w:eastAsia="Times New Roman" w:hAnsi="Arial" w:cs="Arial"/>
                  <w:sz w:val="22"/>
                  <w:szCs w:val="22"/>
                  <w:lang w:val="de-DE" w:eastAsia="de-DE"/>
                </w:rPr>
                <w:delText>+-</w:delText>
              </w:r>
            </w:del>
            <w:del w:id="1589" w:author="praktikum" w:date="2022-04-12T15:18:00Z">
              <w:r w:rsidRPr="00BD0198" w:rsidDel="00DF436C">
                <w:rPr>
                  <w:rFonts w:ascii="Arial" w:eastAsia="Times New Roman" w:hAnsi="Arial" w:cs="Arial"/>
                  <w:sz w:val="22"/>
                  <w:szCs w:val="22"/>
                  <w:lang w:val="de-DE" w:eastAsia="de-DE"/>
                </w:rPr>
                <w:delText>0</w:delText>
              </w:r>
            </w:del>
            <w:del w:id="1590" w:author="praktikum" w:date="2022-04-05T10:09:00Z">
              <w:r w:rsidRPr="00BD0198" w:rsidDel="000A0E9A">
                <w:rPr>
                  <w:rFonts w:ascii="Arial" w:eastAsia="Times New Roman" w:hAnsi="Arial" w:cs="Arial"/>
                  <w:sz w:val="22"/>
                  <w:szCs w:val="22"/>
                  <w:lang w:val="de-DE" w:eastAsia="de-DE"/>
                </w:rPr>
                <w:delText>,</w:delText>
              </w:r>
            </w:del>
            <w:del w:id="1591" w:author="praktikum" w:date="2022-04-12T15:18:00Z">
              <w:r w:rsidRPr="00BD0198" w:rsidDel="00DF436C">
                <w:rPr>
                  <w:rFonts w:ascii="Arial" w:eastAsia="Times New Roman" w:hAnsi="Arial" w:cs="Arial"/>
                  <w:sz w:val="22"/>
                  <w:szCs w:val="22"/>
                  <w:lang w:val="de-DE" w:eastAsia="de-DE"/>
                </w:rPr>
                <w:delText>50</w:delText>
              </w:r>
            </w:del>
          </w:p>
        </w:tc>
      </w:tr>
      <w:tr w:rsidR="00BD7C7D" w:rsidRPr="00BD0198" w:rsidDel="00DF436C" w14:paraId="1A5E6D15" w14:textId="09E49AE2" w:rsidTr="00EB31DA">
        <w:trPr>
          <w:trHeight w:val="227"/>
          <w:del w:id="1592" w:author="praktikum" w:date="2022-04-12T15:18:00Z"/>
        </w:trPr>
        <w:tc>
          <w:tcPr>
            <w:tcW w:w="3247" w:type="dxa"/>
            <w:tcBorders>
              <w:top w:val="nil"/>
              <w:left w:val="nil"/>
              <w:bottom w:val="nil"/>
              <w:right w:val="nil"/>
            </w:tcBorders>
            <w:shd w:val="clear" w:color="auto" w:fill="auto"/>
            <w:noWrap/>
            <w:vAlign w:val="center"/>
          </w:tcPr>
          <w:p w14:paraId="39AA5395" w14:textId="280A2508" w:rsidR="00BD0198" w:rsidRPr="00BD0198" w:rsidDel="00DF436C" w:rsidRDefault="00BD0198" w:rsidP="00BD0198">
            <w:pPr>
              <w:spacing w:after="0" w:line="240" w:lineRule="auto"/>
              <w:contextualSpacing w:val="0"/>
              <w:jc w:val="both"/>
              <w:rPr>
                <w:del w:id="1593" w:author="praktikum" w:date="2022-04-12T15:18:00Z"/>
                <w:rFonts w:ascii="Arial" w:eastAsia="Times New Roman" w:hAnsi="Arial" w:cs="Arial"/>
                <w:sz w:val="22"/>
                <w:szCs w:val="22"/>
                <w:lang w:val="de-DE" w:eastAsia="de-DE"/>
              </w:rPr>
            </w:pPr>
            <w:del w:id="1594" w:author="praktikum" w:date="2022-04-12T15:18:00Z">
              <w:r w:rsidRPr="00BD0198" w:rsidDel="00DF436C">
                <w:rPr>
                  <w:rFonts w:ascii="Arial" w:eastAsia="Times New Roman" w:hAnsi="Arial" w:cs="Arial"/>
                  <w:sz w:val="22"/>
                  <w:szCs w:val="22"/>
                  <w:lang w:val="de-DE" w:eastAsia="de-DE"/>
                </w:rPr>
                <w:delText>Contentedness T2</w:delText>
              </w:r>
            </w:del>
          </w:p>
        </w:tc>
        <w:tc>
          <w:tcPr>
            <w:tcW w:w="876" w:type="dxa"/>
            <w:tcBorders>
              <w:top w:val="nil"/>
              <w:left w:val="nil"/>
              <w:bottom w:val="nil"/>
              <w:right w:val="nil"/>
            </w:tcBorders>
            <w:shd w:val="clear" w:color="auto" w:fill="auto"/>
            <w:noWrap/>
            <w:vAlign w:val="center"/>
          </w:tcPr>
          <w:p w14:paraId="565541DC" w14:textId="283B5C54" w:rsidR="00BD0198" w:rsidRPr="00BD0198" w:rsidDel="00DF436C" w:rsidRDefault="00BD0198" w:rsidP="00BD0198">
            <w:pPr>
              <w:spacing w:after="0" w:line="240" w:lineRule="auto"/>
              <w:contextualSpacing w:val="0"/>
              <w:jc w:val="both"/>
              <w:rPr>
                <w:del w:id="1595" w:author="praktikum" w:date="2022-04-12T15:18:00Z"/>
                <w:rFonts w:ascii="Arial" w:eastAsia="Times New Roman" w:hAnsi="Arial" w:cs="Arial"/>
                <w:sz w:val="22"/>
                <w:szCs w:val="22"/>
                <w:lang w:val="de-DE" w:eastAsia="de-DE"/>
              </w:rPr>
            </w:pPr>
            <w:del w:id="1596" w:author="praktikum" w:date="2022-04-12T15:18:00Z">
              <w:r w:rsidRPr="00BD0198" w:rsidDel="00DF436C">
                <w:rPr>
                  <w:rFonts w:ascii="Arial" w:eastAsia="Times New Roman" w:hAnsi="Arial" w:cs="Arial"/>
                  <w:sz w:val="22"/>
                  <w:szCs w:val="22"/>
                  <w:lang w:val="de-DE" w:eastAsia="de-DE"/>
                </w:rPr>
                <w:delText>2</w:delText>
              </w:r>
            </w:del>
            <w:del w:id="1597" w:author="praktikum" w:date="2022-04-05T10:09:00Z">
              <w:r w:rsidRPr="00BD0198" w:rsidDel="000A0E9A">
                <w:rPr>
                  <w:rFonts w:ascii="Arial" w:eastAsia="Times New Roman" w:hAnsi="Arial" w:cs="Arial"/>
                  <w:sz w:val="22"/>
                  <w:szCs w:val="22"/>
                  <w:lang w:val="de-DE" w:eastAsia="de-DE"/>
                </w:rPr>
                <w:delText>,</w:delText>
              </w:r>
            </w:del>
            <w:del w:id="1598" w:author="praktikum" w:date="2022-04-12T15:18:00Z">
              <w:r w:rsidRPr="00BD0198" w:rsidDel="00DF436C">
                <w:rPr>
                  <w:rFonts w:ascii="Arial" w:eastAsia="Times New Roman" w:hAnsi="Arial" w:cs="Arial"/>
                  <w:sz w:val="22"/>
                  <w:szCs w:val="22"/>
                  <w:lang w:val="de-DE" w:eastAsia="de-DE"/>
                </w:rPr>
                <w:delText>92</w:delText>
              </w:r>
            </w:del>
          </w:p>
        </w:tc>
        <w:tc>
          <w:tcPr>
            <w:tcW w:w="1076" w:type="dxa"/>
            <w:tcBorders>
              <w:top w:val="nil"/>
              <w:left w:val="nil"/>
              <w:bottom w:val="nil"/>
              <w:right w:val="nil"/>
            </w:tcBorders>
            <w:shd w:val="clear" w:color="auto" w:fill="auto"/>
            <w:noWrap/>
            <w:vAlign w:val="center"/>
          </w:tcPr>
          <w:p w14:paraId="1FCC80BF" w14:textId="0851D3BE" w:rsidR="00BD0198" w:rsidRPr="00BD0198" w:rsidDel="00DF436C" w:rsidRDefault="00BD0198" w:rsidP="00BD0198">
            <w:pPr>
              <w:spacing w:after="0" w:line="240" w:lineRule="auto"/>
              <w:contextualSpacing w:val="0"/>
              <w:jc w:val="both"/>
              <w:rPr>
                <w:del w:id="1599" w:author="praktikum" w:date="2022-04-12T15:18:00Z"/>
                <w:rFonts w:ascii="Arial" w:eastAsia="Times New Roman" w:hAnsi="Arial" w:cs="Arial"/>
                <w:sz w:val="22"/>
                <w:szCs w:val="22"/>
                <w:lang w:val="de-DE" w:eastAsia="de-DE"/>
              </w:rPr>
            </w:pPr>
            <w:del w:id="1600" w:author="praktikum" w:date="2022-04-05T10:26:00Z">
              <w:r w:rsidRPr="00BD0198" w:rsidDel="00821F75">
                <w:rPr>
                  <w:rFonts w:ascii="Arial" w:eastAsia="Times New Roman" w:hAnsi="Arial" w:cs="Arial"/>
                  <w:sz w:val="22"/>
                  <w:szCs w:val="22"/>
                  <w:lang w:val="de-DE" w:eastAsia="de-DE"/>
                </w:rPr>
                <w:delText>+-</w:delText>
              </w:r>
            </w:del>
            <w:del w:id="1601" w:author="praktikum" w:date="2022-04-12T15:18:00Z">
              <w:r w:rsidRPr="00BD0198" w:rsidDel="00DF436C">
                <w:rPr>
                  <w:rFonts w:ascii="Arial" w:eastAsia="Times New Roman" w:hAnsi="Arial" w:cs="Arial"/>
                  <w:sz w:val="22"/>
                  <w:szCs w:val="22"/>
                  <w:lang w:val="de-DE" w:eastAsia="de-DE"/>
                </w:rPr>
                <w:delText>0</w:delText>
              </w:r>
            </w:del>
            <w:del w:id="1602" w:author="praktikum" w:date="2022-04-05T10:09:00Z">
              <w:r w:rsidRPr="00BD0198" w:rsidDel="000A0E9A">
                <w:rPr>
                  <w:rFonts w:ascii="Arial" w:eastAsia="Times New Roman" w:hAnsi="Arial" w:cs="Arial"/>
                  <w:sz w:val="22"/>
                  <w:szCs w:val="22"/>
                  <w:lang w:val="de-DE" w:eastAsia="de-DE"/>
                </w:rPr>
                <w:delText>,</w:delText>
              </w:r>
            </w:del>
            <w:del w:id="1603" w:author="praktikum" w:date="2022-04-12T15:18:00Z">
              <w:r w:rsidRPr="00BD0198" w:rsidDel="00DF436C">
                <w:rPr>
                  <w:rFonts w:ascii="Arial" w:eastAsia="Times New Roman" w:hAnsi="Arial" w:cs="Arial"/>
                  <w:sz w:val="22"/>
                  <w:szCs w:val="22"/>
                  <w:lang w:val="de-DE" w:eastAsia="de-DE"/>
                </w:rPr>
                <w:delText>66</w:delText>
              </w:r>
            </w:del>
          </w:p>
        </w:tc>
        <w:tc>
          <w:tcPr>
            <w:tcW w:w="876" w:type="dxa"/>
            <w:tcBorders>
              <w:top w:val="nil"/>
              <w:left w:val="nil"/>
              <w:bottom w:val="nil"/>
              <w:right w:val="nil"/>
            </w:tcBorders>
            <w:shd w:val="clear" w:color="auto" w:fill="auto"/>
            <w:noWrap/>
            <w:vAlign w:val="center"/>
          </w:tcPr>
          <w:p w14:paraId="0373E17A" w14:textId="4634CF9A" w:rsidR="00BD0198" w:rsidRPr="00BD0198" w:rsidDel="00DF436C" w:rsidRDefault="00BD0198" w:rsidP="00BD0198">
            <w:pPr>
              <w:spacing w:after="0" w:line="240" w:lineRule="auto"/>
              <w:contextualSpacing w:val="0"/>
              <w:jc w:val="both"/>
              <w:rPr>
                <w:del w:id="1604" w:author="praktikum" w:date="2022-04-12T15:18:00Z"/>
                <w:rFonts w:ascii="Arial" w:eastAsia="Times New Roman" w:hAnsi="Arial" w:cs="Arial"/>
                <w:sz w:val="22"/>
                <w:szCs w:val="22"/>
                <w:lang w:val="de-DE" w:eastAsia="de-DE"/>
              </w:rPr>
            </w:pPr>
            <w:del w:id="1605" w:author="praktikum" w:date="2022-04-12T15:18:00Z">
              <w:r w:rsidRPr="00BD0198" w:rsidDel="00DF436C">
                <w:rPr>
                  <w:rFonts w:ascii="Arial" w:eastAsia="Times New Roman" w:hAnsi="Arial" w:cs="Arial"/>
                  <w:sz w:val="22"/>
                  <w:szCs w:val="22"/>
                  <w:lang w:val="de-DE" w:eastAsia="de-DE"/>
                </w:rPr>
                <w:delText>2</w:delText>
              </w:r>
            </w:del>
            <w:del w:id="1606" w:author="praktikum" w:date="2022-04-05T10:09:00Z">
              <w:r w:rsidRPr="00BD0198" w:rsidDel="000A0E9A">
                <w:rPr>
                  <w:rFonts w:ascii="Arial" w:eastAsia="Times New Roman" w:hAnsi="Arial" w:cs="Arial"/>
                  <w:sz w:val="22"/>
                  <w:szCs w:val="22"/>
                  <w:lang w:val="de-DE" w:eastAsia="de-DE"/>
                </w:rPr>
                <w:delText>,</w:delText>
              </w:r>
            </w:del>
            <w:del w:id="1607" w:author="praktikum" w:date="2022-04-12T15:18:00Z">
              <w:r w:rsidRPr="00BD0198" w:rsidDel="00DF436C">
                <w:rPr>
                  <w:rFonts w:ascii="Arial" w:eastAsia="Times New Roman" w:hAnsi="Arial" w:cs="Arial"/>
                  <w:sz w:val="22"/>
                  <w:szCs w:val="22"/>
                  <w:lang w:val="de-DE" w:eastAsia="de-DE"/>
                </w:rPr>
                <w:delText>67</w:delText>
              </w:r>
            </w:del>
          </w:p>
        </w:tc>
        <w:tc>
          <w:tcPr>
            <w:tcW w:w="1076" w:type="dxa"/>
            <w:tcBorders>
              <w:top w:val="nil"/>
              <w:left w:val="nil"/>
              <w:bottom w:val="nil"/>
              <w:right w:val="nil"/>
            </w:tcBorders>
            <w:shd w:val="clear" w:color="auto" w:fill="auto"/>
            <w:noWrap/>
            <w:vAlign w:val="center"/>
          </w:tcPr>
          <w:p w14:paraId="0F9DC0BE" w14:textId="730D2DE5" w:rsidR="00BD0198" w:rsidRPr="00BD0198" w:rsidDel="00DF436C" w:rsidRDefault="00BD0198" w:rsidP="00BD0198">
            <w:pPr>
              <w:spacing w:after="0" w:line="240" w:lineRule="auto"/>
              <w:contextualSpacing w:val="0"/>
              <w:jc w:val="both"/>
              <w:rPr>
                <w:del w:id="1608" w:author="praktikum" w:date="2022-04-12T15:18:00Z"/>
                <w:rFonts w:ascii="Arial" w:eastAsia="Times New Roman" w:hAnsi="Arial" w:cs="Arial"/>
                <w:sz w:val="22"/>
                <w:szCs w:val="22"/>
                <w:lang w:val="de-DE" w:eastAsia="de-DE"/>
              </w:rPr>
            </w:pPr>
            <w:del w:id="1609" w:author="praktikum" w:date="2022-04-05T10:26:00Z">
              <w:r w:rsidRPr="00BD0198" w:rsidDel="00821F75">
                <w:rPr>
                  <w:rFonts w:ascii="Arial" w:eastAsia="Times New Roman" w:hAnsi="Arial" w:cs="Arial"/>
                  <w:sz w:val="22"/>
                  <w:szCs w:val="22"/>
                  <w:lang w:val="de-DE" w:eastAsia="de-DE"/>
                </w:rPr>
                <w:delText>+-</w:delText>
              </w:r>
            </w:del>
            <w:del w:id="1610" w:author="praktikum" w:date="2022-04-12T15:18:00Z">
              <w:r w:rsidRPr="00BD0198" w:rsidDel="00DF436C">
                <w:rPr>
                  <w:rFonts w:ascii="Arial" w:eastAsia="Times New Roman" w:hAnsi="Arial" w:cs="Arial"/>
                  <w:sz w:val="22"/>
                  <w:szCs w:val="22"/>
                  <w:lang w:val="de-DE" w:eastAsia="de-DE"/>
                </w:rPr>
                <w:delText>0</w:delText>
              </w:r>
            </w:del>
            <w:del w:id="1611" w:author="praktikum" w:date="2022-04-05T10:09:00Z">
              <w:r w:rsidRPr="00BD0198" w:rsidDel="000A0E9A">
                <w:rPr>
                  <w:rFonts w:ascii="Arial" w:eastAsia="Times New Roman" w:hAnsi="Arial" w:cs="Arial"/>
                  <w:sz w:val="22"/>
                  <w:szCs w:val="22"/>
                  <w:lang w:val="de-DE" w:eastAsia="de-DE"/>
                </w:rPr>
                <w:delText>,</w:delText>
              </w:r>
            </w:del>
            <w:del w:id="1612" w:author="praktikum" w:date="2022-04-12T15:18:00Z">
              <w:r w:rsidRPr="00BD0198" w:rsidDel="00DF436C">
                <w:rPr>
                  <w:rFonts w:ascii="Arial" w:eastAsia="Times New Roman" w:hAnsi="Arial" w:cs="Arial"/>
                  <w:sz w:val="22"/>
                  <w:szCs w:val="22"/>
                  <w:lang w:val="de-DE" w:eastAsia="de-DE"/>
                </w:rPr>
                <w:delText>80</w:delText>
              </w:r>
            </w:del>
          </w:p>
        </w:tc>
        <w:tc>
          <w:tcPr>
            <w:tcW w:w="876" w:type="dxa"/>
            <w:tcBorders>
              <w:top w:val="nil"/>
              <w:left w:val="nil"/>
              <w:bottom w:val="nil"/>
              <w:right w:val="nil"/>
            </w:tcBorders>
            <w:shd w:val="clear" w:color="auto" w:fill="auto"/>
            <w:noWrap/>
            <w:vAlign w:val="center"/>
          </w:tcPr>
          <w:p w14:paraId="31F7EE13" w14:textId="5BA69A0F" w:rsidR="00BD0198" w:rsidRPr="00BD0198" w:rsidDel="00DF436C" w:rsidRDefault="00BD0198" w:rsidP="00BD0198">
            <w:pPr>
              <w:spacing w:after="0" w:line="240" w:lineRule="auto"/>
              <w:contextualSpacing w:val="0"/>
              <w:jc w:val="both"/>
              <w:rPr>
                <w:del w:id="1613" w:author="praktikum" w:date="2022-04-12T15:18:00Z"/>
                <w:rFonts w:ascii="Arial" w:eastAsia="Times New Roman" w:hAnsi="Arial" w:cs="Arial"/>
                <w:sz w:val="22"/>
                <w:szCs w:val="22"/>
                <w:lang w:val="de-DE" w:eastAsia="de-DE"/>
              </w:rPr>
            </w:pPr>
            <w:del w:id="1614" w:author="praktikum" w:date="2022-04-12T15:18:00Z">
              <w:r w:rsidRPr="00BD0198" w:rsidDel="00DF436C">
                <w:rPr>
                  <w:rFonts w:ascii="Arial" w:eastAsia="Times New Roman" w:hAnsi="Arial" w:cs="Arial"/>
                  <w:sz w:val="22"/>
                  <w:szCs w:val="22"/>
                  <w:lang w:val="de-DE" w:eastAsia="de-DE"/>
                </w:rPr>
                <w:delText>2</w:delText>
              </w:r>
            </w:del>
            <w:del w:id="1615" w:author="praktikum" w:date="2022-04-05T10:09:00Z">
              <w:r w:rsidRPr="00BD0198" w:rsidDel="000A0E9A">
                <w:rPr>
                  <w:rFonts w:ascii="Arial" w:eastAsia="Times New Roman" w:hAnsi="Arial" w:cs="Arial"/>
                  <w:sz w:val="22"/>
                  <w:szCs w:val="22"/>
                  <w:lang w:val="de-DE" w:eastAsia="de-DE"/>
                </w:rPr>
                <w:delText>,</w:delText>
              </w:r>
            </w:del>
            <w:del w:id="1616" w:author="praktikum" w:date="2022-04-12T15:18:00Z">
              <w:r w:rsidRPr="00BD0198" w:rsidDel="00DF436C">
                <w:rPr>
                  <w:rFonts w:ascii="Arial" w:eastAsia="Times New Roman" w:hAnsi="Arial" w:cs="Arial"/>
                  <w:sz w:val="22"/>
                  <w:szCs w:val="22"/>
                  <w:lang w:val="de-DE" w:eastAsia="de-DE"/>
                </w:rPr>
                <w:delText>93</w:delText>
              </w:r>
            </w:del>
          </w:p>
        </w:tc>
        <w:tc>
          <w:tcPr>
            <w:tcW w:w="1045" w:type="dxa"/>
            <w:tcBorders>
              <w:top w:val="nil"/>
              <w:left w:val="nil"/>
              <w:bottom w:val="nil"/>
              <w:right w:val="nil"/>
            </w:tcBorders>
            <w:shd w:val="clear" w:color="auto" w:fill="auto"/>
            <w:noWrap/>
            <w:vAlign w:val="center"/>
          </w:tcPr>
          <w:p w14:paraId="0F751976" w14:textId="217112A2" w:rsidR="00BD0198" w:rsidRPr="00BD0198" w:rsidDel="00DF436C" w:rsidRDefault="00BD0198" w:rsidP="00BD0198">
            <w:pPr>
              <w:spacing w:after="0" w:line="240" w:lineRule="auto"/>
              <w:contextualSpacing w:val="0"/>
              <w:jc w:val="both"/>
              <w:rPr>
                <w:del w:id="1617" w:author="praktikum" w:date="2022-04-12T15:18:00Z"/>
                <w:rFonts w:ascii="Arial" w:eastAsia="Times New Roman" w:hAnsi="Arial" w:cs="Arial"/>
                <w:sz w:val="22"/>
                <w:szCs w:val="22"/>
                <w:lang w:val="de-DE" w:eastAsia="de-DE"/>
              </w:rPr>
            </w:pPr>
            <w:del w:id="1618" w:author="praktikum" w:date="2022-04-05T10:26:00Z">
              <w:r w:rsidRPr="00BD0198" w:rsidDel="00821F75">
                <w:rPr>
                  <w:rFonts w:ascii="Arial" w:eastAsia="Times New Roman" w:hAnsi="Arial" w:cs="Arial"/>
                  <w:sz w:val="22"/>
                  <w:szCs w:val="22"/>
                  <w:lang w:val="de-DE" w:eastAsia="de-DE"/>
                </w:rPr>
                <w:delText>+-</w:delText>
              </w:r>
            </w:del>
            <w:del w:id="1619" w:author="praktikum" w:date="2022-04-12T15:18:00Z">
              <w:r w:rsidRPr="00BD0198" w:rsidDel="00DF436C">
                <w:rPr>
                  <w:rFonts w:ascii="Arial" w:eastAsia="Times New Roman" w:hAnsi="Arial" w:cs="Arial"/>
                  <w:sz w:val="22"/>
                  <w:szCs w:val="22"/>
                  <w:lang w:val="de-DE" w:eastAsia="de-DE"/>
                </w:rPr>
                <w:delText>0</w:delText>
              </w:r>
            </w:del>
            <w:del w:id="1620" w:author="praktikum" w:date="2022-04-05T10:09:00Z">
              <w:r w:rsidRPr="00BD0198" w:rsidDel="000A0E9A">
                <w:rPr>
                  <w:rFonts w:ascii="Arial" w:eastAsia="Times New Roman" w:hAnsi="Arial" w:cs="Arial"/>
                  <w:sz w:val="22"/>
                  <w:szCs w:val="22"/>
                  <w:lang w:val="de-DE" w:eastAsia="de-DE"/>
                </w:rPr>
                <w:delText>,</w:delText>
              </w:r>
            </w:del>
            <w:del w:id="1621" w:author="praktikum" w:date="2022-04-12T15:18:00Z">
              <w:r w:rsidRPr="00BD0198" w:rsidDel="00DF436C">
                <w:rPr>
                  <w:rFonts w:ascii="Arial" w:eastAsia="Times New Roman" w:hAnsi="Arial" w:cs="Arial"/>
                  <w:sz w:val="22"/>
                  <w:szCs w:val="22"/>
                  <w:lang w:val="de-DE" w:eastAsia="de-DE"/>
                </w:rPr>
                <w:delText>58</w:delText>
              </w:r>
            </w:del>
          </w:p>
        </w:tc>
      </w:tr>
      <w:tr w:rsidR="00BD7C7D" w:rsidRPr="00BD0198" w:rsidDel="00DF436C" w14:paraId="424D825B" w14:textId="48D70E66" w:rsidTr="00EB31DA">
        <w:trPr>
          <w:trHeight w:val="227"/>
          <w:del w:id="1622" w:author="praktikum" w:date="2022-04-12T15:18:00Z"/>
        </w:trPr>
        <w:tc>
          <w:tcPr>
            <w:tcW w:w="3247" w:type="dxa"/>
            <w:tcBorders>
              <w:top w:val="nil"/>
              <w:left w:val="nil"/>
              <w:bottom w:val="nil"/>
              <w:right w:val="nil"/>
            </w:tcBorders>
            <w:shd w:val="clear" w:color="auto" w:fill="auto"/>
            <w:noWrap/>
            <w:vAlign w:val="center"/>
          </w:tcPr>
          <w:p w14:paraId="338B6E5C" w14:textId="22169543" w:rsidR="00BD0198" w:rsidRPr="00BD0198" w:rsidDel="00DF436C" w:rsidRDefault="00BD0198" w:rsidP="00BD0198">
            <w:pPr>
              <w:spacing w:after="0" w:line="240" w:lineRule="auto"/>
              <w:contextualSpacing w:val="0"/>
              <w:jc w:val="both"/>
              <w:rPr>
                <w:del w:id="1623" w:author="praktikum" w:date="2022-04-12T15:18:00Z"/>
                <w:rFonts w:ascii="Arial" w:eastAsia="Times New Roman" w:hAnsi="Arial" w:cs="Arial"/>
                <w:sz w:val="22"/>
                <w:szCs w:val="22"/>
                <w:lang w:val="de-DE" w:eastAsia="de-DE"/>
              </w:rPr>
            </w:pPr>
            <w:del w:id="1624" w:author="praktikum" w:date="2022-04-12T15:18:00Z">
              <w:r w:rsidRPr="00BD0198" w:rsidDel="00DF436C">
                <w:rPr>
                  <w:rFonts w:ascii="Arial" w:eastAsia="Times New Roman" w:hAnsi="Arial" w:cs="Arial"/>
                  <w:sz w:val="22"/>
                  <w:szCs w:val="22"/>
                  <w:lang w:val="de-DE" w:eastAsia="de-DE"/>
                </w:rPr>
                <w:delText>Calmness T1</w:delText>
              </w:r>
            </w:del>
          </w:p>
        </w:tc>
        <w:tc>
          <w:tcPr>
            <w:tcW w:w="876" w:type="dxa"/>
            <w:tcBorders>
              <w:top w:val="nil"/>
              <w:left w:val="nil"/>
              <w:bottom w:val="nil"/>
              <w:right w:val="nil"/>
            </w:tcBorders>
            <w:shd w:val="clear" w:color="auto" w:fill="auto"/>
            <w:noWrap/>
            <w:vAlign w:val="center"/>
          </w:tcPr>
          <w:p w14:paraId="07158DF3" w14:textId="5768F7EA" w:rsidR="00BD0198" w:rsidRPr="00BD0198" w:rsidDel="00DF436C" w:rsidRDefault="00BD0198" w:rsidP="00BD0198">
            <w:pPr>
              <w:spacing w:after="0" w:line="240" w:lineRule="auto"/>
              <w:contextualSpacing w:val="0"/>
              <w:jc w:val="both"/>
              <w:rPr>
                <w:del w:id="1625" w:author="praktikum" w:date="2022-04-12T15:18:00Z"/>
                <w:rFonts w:ascii="Arial" w:eastAsia="Times New Roman" w:hAnsi="Arial" w:cs="Arial"/>
                <w:sz w:val="22"/>
                <w:szCs w:val="22"/>
                <w:lang w:val="de-DE" w:eastAsia="de-DE"/>
              </w:rPr>
            </w:pPr>
            <w:del w:id="1626" w:author="praktikum" w:date="2022-04-12T15:18:00Z">
              <w:r w:rsidRPr="00BD0198" w:rsidDel="00DF436C">
                <w:rPr>
                  <w:rFonts w:ascii="Arial" w:eastAsia="Times New Roman" w:hAnsi="Arial" w:cs="Arial"/>
                  <w:sz w:val="22"/>
                  <w:szCs w:val="22"/>
                  <w:lang w:val="de-DE" w:eastAsia="de-DE"/>
                </w:rPr>
                <w:delText>3</w:delText>
              </w:r>
            </w:del>
            <w:del w:id="1627" w:author="praktikum" w:date="2022-04-05T10:09:00Z">
              <w:r w:rsidRPr="00BD0198" w:rsidDel="000A0E9A">
                <w:rPr>
                  <w:rFonts w:ascii="Arial" w:eastAsia="Times New Roman" w:hAnsi="Arial" w:cs="Arial"/>
                  <w:sz w:val="22"/>
                  <w:szCs w:val="22"/>
                  <w:lang w:val="de-DE" w:eastAsia="de-DE"/>
                </w:rPr>
                <w:delText>,</w:delText>
              </w:r>
            </w:del>
            <w:del w:id="1628" w:author="praktikum" w:date="2022-04-12T15:18:00Z">
              <w:r w:rsidRPr="00BD0198" w:rsidDel="00DF436C">
                <w:rPr>
                  <w:rFonts w:ascii="Arial" w:eastAsia="Times New Roman" w:hAnsi="Arial" w:cs="Arial"/>
                  <w:sz w:val="22"/>
                  <w:szCs w:val="22"/>
                  <w:lang w:val="de-DE" w:eastAsia="de-DE"/>
                </w:rPr>
                <w:delText>06</w:delText>
              </w:r>
            </w:del>
          </w:p>
        </w:tc>
        <w:tc>
          <w:tcPr>
            <w:tcW w:w="1076" w:type="dxa"/>
            <w:tcBorders>
              <w:top w:val="nil"/>
              <w:left w:val="nil"/>
              <w:bottom w:val="nil"/>
              <w:right w:val="nil"/>
            </w:tcBorders>
            <w:shd w:val="clear" w:color="auto" w:fill="auto"/>
            <w:noWrap/>
            <w:vAlign w:val="center"/>
          </w:tcPr>
          <w:p w14:paraId="60F3648A" w14:textId="70FBBE45" w:rsidR="00BD0198" w:rsidRPr="00BD0198" w:rsidDel="00DF436C" w:rsidRDefault="00BD0198" w:rsidP="00BD0198">
            <w:pPr>
              <w:spacing w:after="0" w:line="240" w:lineRule="auto"/>
              <w:contextualSpacing w:val="0"/>
              <w:jc w:val="both"/>
              <w:rPr>
                <w:del w:id="1629" w:author="praktikum" w:date="2022-04-12T15:18:00Z"/>
                <w:rFonts w:ascii="Arial" w:eastAsia="Times New Roman" w:hAnsi="Arial" w:cs="Arial"/>
                <w:sz w:val="22"/>
                <w:szCs w:val="22"/>
                <w:lang w:val="de-DE" w:eastAsia="de-DE"/>
              </w:rPr>
            </w:pPr>
            <w:del w:id="1630" w:author="praktikum" w:date="2022-04-05T10:26:00Z">
              <w:r w:rsidRPr="00BD0198" w:rsidDel="00821F75">
                <w:rPr>
                  <w:rFonts w:ascii="Arial" w:eastAsia="Times New Roman" w:hAnsi="Arial" w:cs="Arial"/>
                  <w:sz w:val="22"/>
                  <w:szCs w:val="22"/>
                  <w:lang w:val="de-DE" w:eastAsia="de-DE"/>
                </w:rPr>
                <w:delText>+-</w:delText>
              </w:r>
            </w:del>
            <w:del w:id="1631" w:author="praktikum" w:date="2022-04-12T15:18:00Z">
              <w:r w:rsidRPr="00BD0198" w:rsidDel="00DF436C">
                <w:rPr>
                  <w:rFonts w:ascii="Arial" w:eastAsia="Times New Roman" w:hAnsi="Arial" w:cs="Arial"/>
                  <w:sz w:val="22"/>
                  <w:szCs w:val="22"/>
                  <w:lang w:val="de-DE" w:eastAsia="de-DE"/>
                </w:rPr>
                <w:delText>0</w:delText>
              </w:r>
            </w:del>
            <w:del w:id="1632" w:author="praktikum" w:date="2022-04-05T10:09:00Z">
              <w:r w:rsidRPr="00BD0198" w:rsidDel="000A0E9A">
                <w:rPr>
                  <w:rFonts w:ascii="Arial" w:eastAsia="Times New Roman" w:hAnsi="Arial" w:cs="Arial"/>
                  <w:sz w:val="22"/>
                  <w:szCs w:val="22"/>
                  <w:lang w:val="de-DE" w:eastAsia="de-DE"/>
                </w:rPr>
                <w:delText>,</w:delText>
              </w:r>
            </w:del>
            <w:del w:id="1633" w:author="praktikum" w:date="2022-04-12T15:18:00Z">
              <w:r w:rsidRPr="00BD0198" w:rsidDel="00DF436C">
                <w:rPr>
                  <w:rFonts w:ascii="Arial" w:eastAsia="Times New Roman" w:hAnsi="Arial" w:cs="Arial"/>
                  <w:sz w:val="22"/>
                  <w:szCs w:val="22"/>
                  <w:lang w:val="de-DE" w:eastAsia="de-DE"/>
                </w:rPr>
                <w:delText>67</w:delText>
              </w:r>
            </w:del>
          </w:p>
        </w:tc>
        <w:tc>
          <w:tcPr>
            <w:tcW w:w="876" w:type="dxa"/>
            <w:tcBorders>
              <w:top w:val="nil"/>
              <w:left w:val="nil"/>
              <w:bottom w:val="nil"/>
              <w:right w:val="nil"/>
            </w:tcBorders>
            <w:shd w:val="clear" w:color="auto" w:fill="auto"/>
            <w:noWrap/>
            <w:vAlign w:val="center"/>
          </w:tcPr>
          <w:p w14:paraId="7464E3FC" w14:textId="04BF5D59" w:rsidR="00BD0198" w:rsidRPr="00BD0198" w:rsidDel="00DF436C" w:rsidRDefault="00BD0198" w:rsidP="00BD0198">
            <w:pPr>
              <w:spacing w:after="0" w:line="240" w:lineRule="auto"/>
              <w:contextualSpacing w:val="0"/>
              <w:jc w:val="both"/>
              <w:rPr>
                <w:del w:id="1634" w:author="praktikum" w:date="2022-04-12T15:18:00Z"/>
                <w:rFonts w:ascii="Arial" w:eastAsia="Times New Roman" w:hAnsi="Arial" w:cs="Arial"/>
                <w:sz w:val="22"/>
                <w:szCs w:val="22"/>
                <w:lang w:val="de-DE" w:eastAsia="de-DE"/>
              </w:rPr>
            </w:pPr>
            <w:del w:id="1635" w:author="praktikum" w:date="2022-04-12T15:18:00Z">
              <w:r w:rsidRPr="00BD0198" w:rsidDel="00DF436C">
                <w:rPr>
                  <w:rFonts w:ascii="Arial" w:eastAsia="Times New Roman" w:hAnsi="Arial" w:cs="Arial"/>
                  <w:sz w:val="22"/>
                  <w:szCs w:val="22"/>
                  <w:lang w:val="de-DE" w:eastAsia="de-DE"/>
                </w:rPr>
                <w:delText>2</w:delText>
              </w:r>
            </w:del>
            <w:del w:id="1636" w:author="praktikum" w:date="2022-04-05T10:09:00Z">
              <w:r w:rsidRPr="00BD0198" w:rsidDel="000A0E9A">
                <w:rPr>
                  <w:rFonts w:ascii="Arial" w:eastAsia="Times New Roman" w:hAnsi="Arial" w:cs="Arial"/>
                  <w:sz w:val="22"/>
                  <w:szCs w:val="22"/>
                  <w:lang w:val="de-DE" w:eastAsia="de-DE"/>
                </w:rPr>
                <w:delText>,</w:delText>
              </w:r>
            </w:del>
            <w:del w:id="1637" w:author="praktikum" w:date="2022-04-12T15:18:00Z">
              <w:r w:rsidRPr="00BD0198" w:rsidDel="00DF436C">
                <w:rPr>
                  <w:rFonts w:ascii="Arial" w:eastAsia="Times New Roman" w:hAnsi="Arial" w:cs="Arial"/>
                  <w:sz w:val="22"/>
                  <w:szCs w:val="22"/>
                  <w:lang w:val="de-DE" w:eastAsia="de-DE"/>
                </w:rPr>
                <w:delText>76</w:delText>
              </w:r>
            </w:del>
          </w:p>
        </w:tc>
        <w:tc>
          <w:tcPr>
            <w:tcW w:w="1076" w:type="dxa"/>
            <w:tcBorders>
              <w:top w:val="nil"/>
              <w:left w:val="nil"/>
              <w:bottom w:val="nil"/>
              <w:right w:val="nil"/>
            </w:tcBorders>
            <w:shd w:val="clear" w:color="auto" w:fill="auto"/>
            <w:noWrap/>
            <w:vAlign w:val="center"/>
          </w:tcPr>
          <w:p w14:paraId="5D8B434A" w14:textId="3C6CD19C" w:rsidR="00BD0198" w:rsidRPr="00BD0198" w:rsidDel="00DF436C" w:rsidRDefault="00BD0198" w:rsidP="00BD0198">
            <w:pPr>
              <w:spacing w:after="0" w:line="240" w:lineRule="auto"/>
              <w:contextualSpacing w:val="0"/>
              <w:jc w:val="both"/>
              <w:rPr>
                <w:del w:id="1638" w:author="praktikum" w:date="2022-04-12T15:18:00Z"/>
                <w:rFonts w:ascii="Arial" w:eastAsia="Times New Roman" w:hAnsi="Arial" w:cs="Arial"/>
                <w:sz w:val="22"/>
                <w:szCs w:val="22"/>
                <w:lang w:val="de-DE" w:eastAsia="de-DE"/>
              </w:rPr>
            </w:pPr>
            <w:del w:id="1639" w:author="praktikum" w:date="2022-04-05T10:26:00Z">
              <w:r w:rsidRPr="00BD0198" w:rsidDel="00821F75">
                <w:rPr>
                  <w:rFonts w:ascii="Arial" w:eastAsia="Times New Roman" w:hAnsi="Arial" w:cs="Arial"/>
                  <w:sz w:val="22"/>
                  <w:szCs w:val="22"/>
                  <w:lang w:val="de-DE" w:eastAsia="de-DE"/>
                </w:rPr>
                <w:delText>+-</w:delText>
              </w:r>
            </w:del>
            <w:del w:id="1640" w:author="praktikum" w:date="2022-04-12T15:18:00Z">
              <w:r w:rsidRPr="00BD0198" w:rsidDel="00DF436C">
                <w:rPr>
                  <w:rFonts w:ascii="Arial" w:eastAsia="Times New Roman" w:hAnsi="Arial" w:cs="Arial"/>
                  <w:sz w:val="22"/>
                  <w:szCs w:val="22"/>
                  <w:lang w:val="de-DE" w:eastAsia="de-DE"/>
                </w:rPr>
                <w:delText>0</w:delText>
              </w:r>
            </w:del>
            <w:del w:id="1641" w:author="praktikum" w:date="2022-04-05T10:09:00Z">
              <w:r w:rsidRPr="00BD0198" w:rsidDel="000A0E9A">
                <w:rPr>
                  <w:rFonts w:ascii="Arial" w:eastAsia="Times New Roman" w:hAnsi="Arial" w:cs="Arial"/>
                  <w:sz w:val="22"/>
                  <w:szCs w:val="22"/>
                  <w:lang w:val="de-DE" w:eastAsia="de-DE"/>
                </w:rPr>
                <w:delText>,</w:delText>
              </w:r>
            </w:del>
            <w:del w:id="1642" w:author="praktikum" w:date="2022-04-12T15:18:00Z">
              <w:r w:rsidRPr="00BD0198" w:rsidDel="00DF436C">
                <w:rPr>
                  <w:rFonts w:ascii="Arial" w:eastAsia="Times New Roman" w:hAnsi="Arial" w:cs="Arial"/>
                  <w:sz w:val="22"/>
                  <w:szCs w:val="22"/>
                  <w:lang w:val="de-DE" w:eastAsia="de-DE"/>
                </w:rPr>
                <w:delText>91</w:delText>
              </w:r>
            </w:del>
          </w:p>
        </w:tc>
        <w:tc>
          <w:tcPr>
            <w:tcW w:w="876" w:type="dxa"/>
            <w:tcBorders>
              <w:top w:val="nil"/>
              <w:left w:val="nil"/>
              <w:bottom w:val="nil"/>
              <w:right w:val="nil"/>
            </w:tcBorders>
            <w:shd w:val="clear" w:color="auto" w:fill="auto"/>
            <w:noWrap/>
            <w:vAlign w:val="center"/>
          </w:tcPr>
          <w:p w14:paraId="42A15AC1" w14:textId="35B222F1" w:rsidR="00BD0198" w:rsidRPr="00BD0198" w:rsidDel="00DF436C" w:rsidRDefault="00BD0198" w:rsidP="00BD0198">
            <w:pPr>
              <w:spacing w:after="0" w:line="240" w:lineRule="auto"/>
              <w:contextualSpacing w:val="0"/>
              <w:jc w:val="both"/>
              <w:rPr>
                <w:del w:id="1643" w:author="praktikum" w:date="2022-04-12T15:18:00Z"/>
                <w:rFonts w:ascii="Arial" w:eastAsia="Times New Roman" w:hAnsi="Arial" w:cs="Arial"/>
                <w:sz w:val="22"/>
                <w:szCs w:val="22"/>
                <w:lang w:val="de-DE" w:eastAsia="de-DE"/>
              </w:rPr>
            </w:pPr>
            <w:del w:id="1644" w:author="praktikum" w:date="2022-04-12T15:18:00Z">
              <w:r w:rsidRPr="00BD0198" w:rsidDel="00DF436C">
                <w:rPr>
                  <w:rFonts w:ascii="Arial" w:eastAsia="Times New Roman" w:hAnsi="Arial" w:cs="Arial"/>
                  <w:sz w:val="22"/>
                  <w:szCs w:val="22"/>
                  <w:lang w:val="de-DE" w:eastAsia="de-DE"/>
                </w:rPr>
                <w:delText>3</w:delText>
              </w:r>
            </w:del>
            <w:del w:id="1645" w:author="praktikum" w:date="2022-04-05T10:09:00Z">
              <w:r w:rsidRPr="00BD0198" w:rsidDel="000A0E9A">
                <w:rPr>
                  <w:rFonts w:ascii="Arial" w:eastAsia="Times New Roman" w:hAnsi="Arial" w:cs="Arial"/>
                  <w:sz w:val="22"/>
                  <w:szCs w:val="22"/>
                  <w:lang w:val="de-DE" w:eastAsia="de-DE"/>
                </w:rPr>
                <w:delText>,</w:delText>
              </w:r>
            </w:del>
            <w:del w:id="1646" w:author="praktikum" w:date="2022-04-12T15:18:00Z">
              <w:r w:rsidRPr="00BD0198" w:rsidDel="00DF436C">
                <w:rPr>
                  <w:rFonts w:ascii="Arial" w:eastAsia="Times New Roman" w:hAnsi="Arial" w:cs="Arial"/>
                  <w:sz w:val="22"/>
                  <w:szCs w:val="22"/>
                  <w:lang w:val="de-DE" w:eastAsia="de-DE"/>
                </w:rPr>
                <w:delText>08</w:delText>
              </w:r>
            </w:del>
          </w:p>
        </w:tc>
        <w:tc>
          <w:tcPr>
            <w:tcW w:w="1045" w:type="dxa"/>
            <w:tcBorders>
              <w:top w:val="nil"/>
              <w:left w:val="nil"/>
              <w:bottom w:val="nil"/>
              <w:right w:val="nil"/>
            </w:tcBorders>
            <w:shd w:val="clear" w:color="auto" w:fill="auto"/>
            <w:noWrap/>
            <w:vAlign w:val="center"/>
          </w:tcPr>
          <w:p w14:paraId="43237508" w14:textId="0DF34627" w:rsidR="00BD0198" w:rsidRPr="00BD0198" w:rsidDel="00DF436C" w:rsidRDefault="00BD0198" w:rsidP="00BD0198">
            <w:pPr>
              <w:spacing w:after="0" w:line="240" w:lineRule="auto"/>
              <w:contextualSpacing w:val="0"/>
              <w:jc w:val="both"/>
              <w:rPr>
                <w:del w:id="1647" w:author="praktikum" w:date="2022-04-12T15:18:00Z"/>
                <w:rFonts w:ascii="Arial" w:eastAsia="Times New Roman" w:hAnsi="Arial" w:cs="Arial"/>
                <w:sz w:val="22"/>
                <w:szCs w:val="22"/>
                <w:lang w:val="de-DE" w:eastAsia="de-DE"/>
              </w:rPr>
            </w:pPr>
            <w:del w:id="1648" w:author="praktikum" w:date="2022-04-05T10:26:00Z">
              <w:r w:rsidRPr="00BD0198" w:rsidDel="00821F75">
                <w:rPr>
                  <w:rFonts w:ascii="Arial" w:eastAsia="Times New Roman" w:hAnsi="Arial" w:cs="Arial"/>
                  <w:sz w:val="22"/>
                  <w:szCs w:val="22"/>
                  <w:lang w:val="de-DE" w:eastAsia="de-DE"/>
                </w:rPr>
                <w:delText>+-</w:delText>
              </w:r>
            </w:del>
            <w:del w:id="1649" w:author="praktikum" w:date="2022-04-12T15:18:00Z">
              <w:r w:rsidRPr="00BD0198" w:rsidDel="00DF436C">
                <w:rPr>
                  <w:rFonts w:ascii="Arial" w:eastAsia="Times New Roman" w:hAnsi="Arial" w:cs="Arial"/>
                  <w:sz w:val="22"/>
                  <w:szCs w:val="22"/>
                  <w:lang w:val="de-DE" w:eastAsia="de-DE"/>
                </w:rPr>
                <w:delText>0</w:delText>
              </w:r>
            </w:del>
            <w:del w:id="1650" w:author="praktikum" w:date="2022-04-05T10:09:00Z">
              <w:r w:rsidRPr="00BD0198" w:rsidDel="000A0E9A">
                <w:rPr>
                  <w:rFonts w:ascii="Arial" w:eastAsia="Times New Roman" w:hAnsi="Arial" w:cs="Arial"/>
                  <w:sz w:val="22"/>
                  <w:szCs w:val="22"/>
                  <w:lang w:val="de-DE" w:eastAsia="de-DE"/>
                </w:rPr>
                <w:delText>,</w:delText>
              </w:r>
            </w:del>
            <w:del w:id="1651" w:author="praktikum" w:date="2022-04-12T15:18:00Z">
              <w:r w:rsidRPr="00BD0198" w:rsidDel="00DF436C">
                <w:rPr>
                  <w:rFonts w:ascii="Arial" w:eastAsia="Times New Roman" w:hAnsi="Arial" w:cs="Arial"/>
                  <w:sz w:val="22"/>
                  <w:szCs w:val="22"/>
                  <w:lang w:val="de-DE" w:eastAsia="de-DE"/>
                </w:rPr>
                <w:delText>69</w:delText>
              </w:r>
            </w:del>
          </w:p>
        </w:tc>
      </w:tr>
      <w:tr w:rsidR="00BD7C7D" w:rsidRPr="00BD0198" w:rsidDel="00DF436C" w14:paraId="01A8A048" w14:textId="528F2901" w:rsidTr="00EB31DA">
        <w:trPr>
          <w:trHeight w:val="227"/>
          <w:del w:id="1652" w:author="praktikum" w:date="2022-04-12T15:18:00Z"/>
        </w:trPr>
        <w:tc>
          <w:tcPr>
            <w:tcW w:w="3247" w:type="dxa"/>
            <w:tcBorders>
              <w:top w:val="nil"/>
              <w:left w:val="nil"/>
              <w:bottom w:val="single" w:sz="4" w:space="0" w:color="auto"/>
              <w:right w:val="nil"/>
            </w:tcBorders>
            <w:shd w:val="clear" w:color="auto" w:fill="auto"/>
            <w:noWrap/>
            <w:vAlign w:val="center"/>
          </w:tcPr>
          <w:p w14:paraId="328EBDB8" w14:textId="7D503CC9" w:rsidR="00BD0198" w:rsidRPr="00BD0198" w:rsidDel="00DF436C" w:rsidRDefault="00BD0198" w:rsidP="00BD0198">
            <w:pPr>
              <w:spacing w:after="0" w:line="240" w:lineRule="auto"/>
              <w:contextualSpacing w:val="0"/>
              <w:jc w:val="both"/>
              <w:rPr>
                <w:del w:id="1653" w:author="praktikum" w:date="2022-04-12T15:18:00Z"/>
                <w:rFonts w:ascii="Arial" w:eastAsia="Times New Roman" w:hAnsi="Arial" w:cs="Arial"/>
                <w:sz w:val="22"/>
                <w:szCs w:val="22"/>
                <w:lang w:val="de-DE" w:eastAsia="de-DE"/>
              </w:rPr>
            </w:pPr>
            <w:del w:id="1654" w:author="praktikum" w:date="2022-04-12T15:18:00Z">
              <w:r w:rsidRPr="00BD0198" w:rsidDel="00DF436C">
                <w:rPr>
                  <w:rFonts w:ascii="Arial" w:eastAsia="Times New Roman" w:hAnsi="Arial" w:cs="Arial"/>
                  <w:sz w:val="22"/>
                  <w:szCs w:val="22"/>
                  <w:lang w:val="de-DE" w:eastAsia="de-DE"/>
                </w:rPr>
                <w:delText>Calmness T2</w:delText>
              </w:r>
            </w:del>
          </w:p>
        </w:tc>
        <w:tc>
          <w:tcPr>
            <w:tcW w:w="876" w:type="dxa"/>
            <w:tcBorders>
              <w:top w:val="nil"/>
              <w:left w:val="nil"/>
              <w:bottom w:val="single" w:sz="4" w:space="0" w:color="auto"/>
              <w:right w:val="nil"/>
            </w:tcBorders>
            <w:shd w:val="clear" w:color="auto" w:fill="auto"/>
            <w:noWrap/>
            <w:vAlign w:val="center"/>
          </w:tcPr>
          <w:p w14:paraId="2910FB76" w14:textId="0A38F424" w:rsidR="00BD0198" w:rsidRPr="00BD0198" w:rsidDel="00DF436C" w:rsidRDefault="00BD0198" w:rsidP="00BD0198">
            <w:pPr>
              <w:spacing w:after="0" w:line="240" w:lineRule="auto"/>
              <w:contextualSpacing w:val="0"/>
              <w:jc w:val="both"/>
              <w:rPr>
                <w:del w:id="1655" w:author="praktikum" w:date="2022-04-12T15:18:00Z"/>
                <w:rFonts w:ascii="Arial" w:eastAsia="Times New Roman" w:hAnsi="Arial" w:cs="Arial"/>
                <w:sz w:val="22"/>
                <w:szCs w:val="22"/>
                <w:lang w:val="de-DE" w:eastAsia="de-DE"/>
              </w:rPr>
            </w:pPr>
            <w:del w:id="1656" w:author="praktikum" w:date="2022-04-12T15:18:00Z">
              <w:r w:rsidRPr="00BD0198" w:rsidDel="00DF436C">
                <w:rPr>
                  <w:rFonts w:ascii="Arial" w:eastAsia="Times New Roman" w:hAnsi="Arial" w:cs="Arial"/>
                  <w:sz w:val="22"/>
                  <w:szCs w:val="22"/>
                  <w:lang w:val="de-DE" w:eastAsia="de-DE"/>
                </w:rPr>
                <w:delText>3</w:delText>
              </w:r>
            </w:del>
            <w:del w:id="1657" w:author="praktikum" w:date="2022-04-05T10:09:00Z">
              <w:r w:rsidRPr="00BD0198" w:rsidDel="000A0E9A">
                <w:rPr>
                  <w:rFonts w:ascii="Arial" w:eastAsia="Times New Roman" w:hAnsi="Arial" w:cs="Arial"/>
                  <w:sz w:val="22"/>
                  <w:szCs w:val="22"/>
                  <w:lang w:val="de-DE" w:eastAsia="de-DE"/>
                </w:rPr>
                <w:delText>,</w:delText>
              </w:r>
            </w:del>
            <w:del w:id="1658" w:author="praktikum" w:date="2022-04-12T15:18:00Z">
              <w:r w:rsidRPr="00BD0198" w:rsidDel="00DF436C">
                <w:rPr>
                  <w:rFonts w:ascii="Arial" w:eastAsia="Times New Roman" w:hAnsi="Arial" w:cs="Arial"/>
                  <w:sz w:val="22"/>
                  <w:szCs w:val="22"/>
                  <w:lang w:val="de-DE" w:eastAsia="de-DE"/>
                </w:rPr>
                <w:delText>06</w:delText>
              </w:r>
            </w:del>
          </w:p>
        </w:tc>
        <w:tc>
          <w:tcPr>
            <w:tcW w:w="1076" w:type="dxa"/>
            <w:tcBorders>
              <w:top w:val="nil"/>
              <w:left w:val="nil"/>
              <w:bottom w:val="single" w:sz="4" w:space="0" w:color="auto"/>
              <w:right w:val="nil"/>
            </w:tcBorders>
            <w:shd w:val="clear" w:color="auto" w:fill="auto"/>
            <w:noWrap/>
            <w:vAlign w:val="center"/>
          </w:tcPr>
          <w:p w14:paraId="0B8B9983" w14:textId="45FACC24" w:rsidR="00BD0198" w:rsidRPr="00BD0198" w:rsidDel="00DF436C" w:rsidRDefault="00BD0198" w:rsidP="00BD0198">
            <w:pPr>
              <w:spacing w:after="0" w:line="240" w:lineRule="auto"/>
              <w:contextualSpacing w:val="0"/>
              <w:jc w:val="both"/>
              <w:rPr>
                <w:del w:id="1659" w:author="praktikum" w:date="2022-04-12T15:18:00Z"/>
                <w:rFonts w:ascii="Arial" w:eastAsia="Times New Roman" w:hAnsi="Arial" w:cs="Arial"/>
                <w:sz w:val="22"/>
                <w:szCs w:val="22"/>
                <w:lang w:val="de-DE" w:eastAsia="de-DE"/>
              </w:rPr>
            </w:pPr>
            <w:del w:id="1660" w:author="praktikum" w:date="2022-04-05T10:26:00Z">
              <w:r w:rsidRPr="00BD0198" w:rsidDel="00821F75">
                <w:rPr>
                  <w:rFonts w:ascii="Arial" w:eastAsia="Times New Roman" w:hAnsi="Arial" w:cs="Arial"/>
                  <w:sz w:val="22"/>
                  <w:szCs w:val="22"/>
                  <w:lang w:val="de-DE" w:eastAsia="de-DE"/>
                </w:rPr>
                <w:delText>+-</w:delText>
              </w:r>
            </w:del>
            <w:del w:id="1661" w:author="praktikum" w:date="2022-04-12T15:18:00Z">
              <w:r w:rsidRPr="00BD0198" w:rsidDel="00DF436C">
                <w:rPr>
                  <w:rFonts w:ascii="Arial" w:eastAsia="Times New Roman" w:hAnsi="Arial" w:cs="Arial"/>
                  <w:sz w:val="22"/>
                  <w:szCs w:val="22"/>
                  <w:lang w:val="de-DE" w:eastAsia="de-DE"/>
                </w:rPr>
                <w:delText>0</w:delText>
              </w:r>
            </w:del>
            <w:del w:id="1662" w:author="praktikum" w:date="2022-04-05T10:09:00Z">
              <w:r w:rsidRPr="00BD0198" w:rsidDel="000A0E9A">
                <w:rPr>
                  <w:rFonts w:ascii="Arial" w:eastAsia="Times New Roman" w:hAnsi="Arial" w:cs="Arial"/>
                  <w:sz w:val="22"/>
                  <w:szCs w:val="22"/>
                  <w:lang w:val="de-DE" w:eastAsia="de-DE"/>
                </w:rPr>
                <w:delText>,</w:delText>
              </w:r>
            </w:del>
            <w:del w:id="1663" w:author="praktikum" w:date="2022-04-12T15:18:00Z">
              <w:r w:rsidRPr="00BD0198" w:rsidDel="00DF436C">
                <w:rPr>
                  <w:rFonts w:ascii="Arial" w:eastAsia="Times New Roman" w:hAnsi="Arial" w:cs="Arial"/>
                  <w:sz w:val="22"/>
                  <w:szCs w:val="22"/>
                  <w:lang w:val="de-DE" w:eastAsia="de-DE"/>
                </w:rPr>
                <w:delText>67</w:delText>
              </w:r>
            </w:del>
          </w:p>
        </w:tc>
        <w:tc>
          <w:tcPr>
            <w:tcW w:w="876" w:type="dxa"/>
            <w:tcBorders>
              <w:top w:val="nil"/>
              <w:left w:val="nil"/>
              <w:bottom w:val="single" w:sz="4" w:space="0" w:color="auto"/>
              <w:right w:val="nil"/>
            </w:tcBorders>
            <w:shd w:val="clear" w:color="auto" w:fill="auto"/>
            <w:noWrap/>
            <w:vAlign w:val="center"/>
          </w:tcPr>
          <w:p w14:paraId="058D008C" w14:textId="41764A5C" w:rsidR="00BD0198" w:rsidRPr="00BD0198" w:rsidDel="00DF436C" w:rsidRDefault="00BD0198" w:rsidP="00BD0198">
            <w:pPr>
              <w:spacing w:after="0" w:line="240" w:lineRule="auto"/>
              <w:contextualSpacing w:val="0"/>
              <w:jc w:val="both"/>
              <w:rPr>
                <w:del w:id="1664" w:author="praktikum" w:date="2022-04-12T15:18:00Z"/>
                <w:rFonts w:ascii="Arial" w:eastAsia="Times New Roman" w:hAnsi="Arial" w:cs="Arial"/>
                <w:sz w:val="22"/>
                <w:szCs w:val="22"/>
                <w:lang w:val="de-DE" w:eastAsia="de-DE"/>
              </w:rPr>
            </w:pPr>
            <w:del w:id="1665" w:author="praktikum" w:date="2022-04-12T15:18:00Z">
              <w:r w:rsidRPr="00BD0198" w:rsidDel="00DF436C">
                <w:rPr>
                  <w:rFonts w:ascii="Arial" w:eastAsia="Times New Roman" w:hAnsi="Arial" w:cs="Arial"/>
                  <w:sz w:val="22"/>
                  <w:szCs w:val="22"/>
                  <w:lang w:val="de-DE" w:eastAsia="de-DE"/>
                </w:rPr>
                <w:delText>2</w:delText>
              </w:r>
            </w:del>
            <w:del w:id="1666" w:author="praktikum" w:date="2022-04-05T10:09:00Z">
              <w:r w:rsidRPr="00BD0198" w:rsidDel="000A0E9A">
                <w:rPr>
                  <w:rFonts w:ascii="Arial" w:eastAsia="Times New Roman" w:hAnsi="Arial" w:cs="Arial"/>
                  <w:sz w:val="22"/>
                  <w:szCs w:val="22"/>
                  <w:lang w:val="de-DE" w:eastAsia="de-DE"/>
                </w:rPr>
                <w:delText>,</w:delText>
              </w:r>
            </w:del>
            <w:del w:id="1667" w:author="praktikum" w:date="2022-04-12T15:18:00Z">
              <w:r w:rsidRPr="00BD0198" w:rsidDel="00DF436C">
                <w:rPr>
                  <w:rFonts w:ascii="Arial" w:eastAsia="Times New Roman" w:hAnsi="Arial" w:cs="Arial"/>
                  <w:sz w:val="22"/>
                  <w:szCs w:val="22"/>
                  <w:lang w:val="de-DE" w:eastAsia="de-DE"/>
                </w:rPr>
                <w:delText>92</w:delText>
              </w:r>
            </w:del>
          </w:p>
        </w:tc>
        <w:tc>
          <w:tcPr>
            <w:tcW w:w="1076" w:type="dxa"/>
            <w:tcBorders>
              <w:top w:val="nil"/>
              <w:left w:val="nil"/>
              <w:bottom w:val="single" w:sz="4" w:space="0" w:color="auto"/>
              <w:right w:val="nil"/>
            </w:tcBorders>
            <w:shd w:val="clear" w:color="auto" w:fill="auto"/>
            <w:noWrap/>
            <w:vAlign w:val="center"/>
          </w:tcPr>
          <w:p w14:paraId="0D5AB90E" w14:textId="720F779F" w:rsidR="00BD0198" w:rsidRPr="00BD0198" w:rsidDel="00DF436C" w:rsidRDefault="00BD0198" w:rsidP="00BD0198">
            <w:pPr>
              <w:spacing w:after="0" w:line="240" w:lineRule="auto"/>
              <w:contextualSpacing w:val="0"/>
              <w:jc w:val="both"/>
              <w:rPr>
                <w:del w:id="1668" w:author="praktikum" w:date="2022-04-12T15:18:00Z"/>
                <w:rFonts w:ascii="Arial" w:eastAsia="Times New Roman" w:hAnsi="Arial" w:cs="Arial"/>
                <w:sz w:val="22"/>
                <w:szCs w:val="22"/>
                <w:lang w:val="de-DE" w:eastAsia="de-DE"/>
              </w:rPr>
            </w:pPr>
            <w:del w:id="1669" w:author="praktikum" w:date="2022-04-05T10:26:00Z">
              <w:r w:rsidRPr="00BD0198" w:rsidDel="00821F75">
                <w:rPr>
                  <w:rFonts w:ascii="Arial" w:eastAsia="Times New Roman" w:hAnsi="Arial" w:cs="Arial"/>
                  <w:sz w:val="22"/>
                  <w:szCs w:val="22"/>
                  <w:lang w:val="de-DE" w:eastAsia="de-DE"/>
                </w:rPr>
                <w:delText>+-</w:delText>
              </w:r>
            </w:del>
            <w:del w:id="1670" w:author="praktikum" w:date="2022-04-12T15:18:00Z">
              <w:r w:rsidRPr="00BD0198" w:rsidDel="00DF436C">
                <w:rPr>
                  <w:rFonts w:ascii="Arial" w:eastAsia="Times New Roman" w:hAnsi="Arial" w:cs="Arial"/>
                  <w:sz w:val="22"/>
                  <w:szCs w:val="22"/>
                  <w:lang w:val="de-DE" w:eastAsia="de-DE"/>
                </w:rPr>
                <w:delText>0</w:delText>
              </w:r>
            </w:del>
            <w:del w:id="1671" w:author="praktikum" w:date="2022-04-05T10:09:00Z">
              <w:r w:rsidRPr="00BD0198" w:rsidDel="000A0E9A">
                <w:rPr>
                  <w:rFonts w:ascii="Arial" w:eastAsia="Times New Roman" w:hAnsi="Arial" w:cs="Arial"/>
                  <w:sz w:val="22"/>
                  <w:szCs w:val="22"/>
                  <w:lang w:val="de-DE" w:eastAsia="de-DE"/>
                </w:rPr>
                <w:delText>,</w:delText>
              </w:r>
            </w:del>
            <w:del w:id="1672" w:author="praktikum" w:date="2022-04-12T15:18:00Z">
              <w:r w:rsidRPr="00BD0198" w:rsidDel="00DF436C">
                <w:rPr>
                  <w:rFonts w:ascii="Arial" w:eastAsia="Times New Roman" w:hAnsi="Arial" w:cs="Arial"/>
                  <w:sz w:val="22"/>
                  <w:szCs w:val="22"/>
                  <w:lang w:val="de-DE" w:eastAsia="de-DE"/>
                </w:rPr>
                <w:delText>93</w:delText>
              </w:r>
            </w:del>
          </w:p>
        </w:tc>
        <w:tc>
          <w:tcPr>
            <w:tcW w:w="876" w:type="dxa"/>
            <w:tcBorders>
              <w:top w:val="nil"/>
              <w:left w:val="nil"/>
              <w:bottom w:val="single" w:sz="4" w:space="0" w:color="auto"/>
              <w:right w:val="nil"/>
            </w:tcBorders>
            <w:shd w:val="clear" w:color="auto" w:fill="auto"/>
            <w:noWrap/>
            <w:vAlign w:val="center"/>
          </w:tcPr>
          <w:p w14:paraId="6C79F86B" w14:textId="566D048C" w:rsidR="00BD0198" w:rsidRPr="00BD0198" w:rsidDel="00DF436C" w:rsidRDefault="00BD0198" w:rsidP="00BD0198">
            <w:pPr>
              <w:spacing w:after="0" w:line="240" w:lineRule="auto"/>
              <w:contextualSpacing w:val="0"/>
              <w:jc w:val="both"/>
              <w:rPr>
                <w:del w:id="1673" w:author="praktikum" w:date="2022-04-12T15:18:00Z"/>
                <w:rFonts w:ascii="Arial" w:eastAsia="Times New Roman" w:hAnsi="Arial" w:cs="Arial"/>
                <w:sz w:val="22"/>
                <w:szCs w:val="22"/>
                <w:lang w:val="de-DE" w:eastAsia="de-DE"/>
              </w:rPr>
            </w:pPr>
            <w:del w:id="1674" w:author="praktikum" w:date="2022-04-12T15:18:00Z">
              <w:r w:rsidRPr="00BD0198" w:rsidDel="00DF436C">
                <w:rPr>
                  <w:rFonts w:ascii="Arial" w:eastAsia="Times New Roman" w:hAnsi="Arial" w:cs="Arial"/>
                  <w:sz w:val="22"/>
                  <w:szCs w:val="22"/>
                  <w:lang w:val="de-DE" w:eastAsia="de-DE"/>
                </w:rPr>
                <w:delText>2</w:delText>
              </w:r>
            </w:del>
            <w:del w:id="1675" w:author="praktikum" w:date="2022-04-05T10:09:00Z">
              <w:r w:rsidRPr="00BD0198" w:rsidDel="000A0E9A">
                <w:rPr>
                  <w:rFonts w:ascii="Arial" w:eastAsia="Times New Roman" w:hAnsi="Arial" w:cs="Arial"/>
                  <w:sz w:val="22"/>
                  <w:szCs w:val="22"/>
                  <w:lang w:val="de-DE" w:eastAsia="de-DE"/>
                </w:rPr>
                <w:delText>,</w:delText>
              </w:r>
            </w:del>
            <w:del w:id="1676" w:author="praktikum" w:date="2022-04-12T15:18:00Z">
              <w:r w:rsidRPr="00BD0198" w:rsidDel="00DF436C">
                <w:rPr>
                  <w:rFonts w:ascii="Arial" w:eastAsia="Times New Roman" w:hAnsi="Arial" w:cs="Arial"/>
                  <w:sz w:val="22"/>
                  <w:szCs w:val="22"/>
                  <w:lang w:val="de-DE" w:eastAsia="de-DE"/>
                </w:rPr>
                <w:delText>93</w:delText>
              </w:r>
            </w:del>
          </w:p>
        </w:tc>
        <w:tc>
          <w:tcPr>
            <w:tcW w:w="1045" w:type="dxa"/>
            <w:tcBorders>
              <w:top w:val="nil"/>
              <w:left w:val="nil"/>
              <w:bottom w:val="single" w:sz="4" w:space="0" w:color="auto"/>
              <w:right w:val="nil"/>
            </w:tcBorders>
            <w:shd w:val="clear" w:color="auto" w:fill="auto"/>
            <w:noWrap/>
            <w:vAlign w:val="center"/>
          </w:tcPr>
          <w:p w14:paraId="1E3C12C4" w14:textId="2F545D61" w:rsidR="00BD0198" w:rsidRPr="00BD0198" w:rsidDel="00DF436C" w:rsidRDefault="00BD0198" w:rsidP="00BD0198">
            <w:pPr>
              <w:spacing w:after="0" w:line="240" w:lineRule="auto"/>
              <w:contextualSpacing w:val="0"/>
              <w:jc w:val="both"/>
              <w:rPr>
                <w:del w:id="1677" w:author="praktikum" w:date="2022-04-12T15:18:00Z"/>
                <w:rFonts w:ascii="Arial" w:eastAsia="Times New Roman" w:hAnsi="Arial" w:cs="Arial"/>
                <w:sz w:val="22"/>
                <w:szCs w:val="22"/>
                <w:lang w:val="de-DE" w:eastAsia="de-DE"/>
              </w:rPr>
            </w:pPr>
            <w:del w:id="1678" w:author="praktikum" w:date="2022-04-05T10:26:00Z">
              <w:r w:rsidRPr="00BD0198" w:rsidDel="00821F75">
                <w:rPr>
                  <w:rFonts w:ascii="Arial" w:eastAsia="Times New Roman" w:hAnsi="Arial" w:cs="Arial"/>
                  <w:sz w:val="22"/>
                  <w:szCs w:val="22"/>
                  <w:lang w:val="de-DE" w:eastAsia="de-DE"/>
                </w:rPr>
                <w:delText>+-</w:delText>
              </w:r>
            </w:del>
            <w:del w:id="1679" w:author="praktikum" w:date="2022-04-12T15:18:00Z">
              <w:r w:rsidRPr="00BD0198" w:rsidDel="00DF436C">
                <w:rPr>
                  <w:rFonts w:ascii="Arial" w:eastAsia="Times New Roman" w:hAnsi="Arial" w:cs="Arial"/>
                  <w:sz w:val="22"/>
                  <w:szCs w:val="22"/>
                  <w:lang w:val="de-DE" w:eastAsia="de-DE"/>
                </w:rPr>
                <w:delText>1</w:delText>
              </w:r>
            </w:del>
            <w:del w:id="1680" w:author="praktikum" w:date="2022-04-05T10:09:00Z">
              <w:r w:rsidRPr="00BD0198" w:rsidDel="000A0E9A">
                <w:rPr>
                  <w:rFonts w:ascii="Arial" w:eastAsia="Times New Roman" w:hAnsi="Arial" w:cs="Arial"/>
                  <w:sz w:val="22"/>
                  <w:szCs w:val="22"/>
                  <w:lang w:val="de-DE" w:eastAsia="de-DE"/>
                </w:rPr>
                <w:delText>,</w:delText>
              </w:r>
            </w:del>
            <w:del w:id="1681" w:author="praktikum" w:date="2022-04-12T15:18:00Z">
              <w:r w:rsidRPr="00BD0198" w:rsidDel="00DF436C">
                <w:rPr>
                  <w:rFonts w:ascii="Arial" w:eastAsia="Times New Roman" w:hAnsi="Arial" w:cs="Arial"/>
                  <w:sz w:val="22"/>
                  <w:szCs w:val="22"/>
                  <w:lang w:val="de-DE" w:eastAsia="de-DE"/>
                </w:rPr>
                <w:delText>00</w:delText>
              </w:r>
            </w:del>
          </w:p>
        </w:tc>
      </w:tr>
      <w:tr w:rsidR="00083E48" w:rsidRPr="00BD0198" w:rsidDel="00DF436C" w14:paraId="5CC02D44" w14:textId="796DF70E" w:rsidTr="00EB31DA">
        <w:trPr>
          <w:trHeight w:val="227"/>
          <w:del w:id="1682" w:author="praktikum" w:date="2022-04-12T15:18:00Z"/>
        </w:trPr>
        <w:tc>
          <w:tcPr>
            <w:tcW w:w="9072" w:type="dxa"/>
            <w:gridSpan w:val="7"/>
            <w:tcBorders>
              <w:top w:val="single" w:sz="4" w:space="0" w:color="auto"/>
              <w:left w:val="nil"/>
              <w:bottom w:val="nil"/>
              <w:right w:val="nil"/>
            </w:tcBorders>
            <w:shd w:val="clear" w:color="auto" w:fill="auto"/>
            <w:noWrap/>
            <w:vAlign w:val="bottom"/>
          </w:tcPr>
          <w:p w14:paraId="46A255BE" w14:textId="5924F23D" w:rsidR="00083E48" w:rsidRPr="00BD0198" w:rsidDel="00DF436C" w:rsidRDefault="00083E48" w:rsidP="00BD0198">
            <w:pPr>
              <w:spacing w:after="0" w:line="240" w:lineRule="auto"/>
              <w:contextualSpacing w:val="0"/>
              <w:rPr>
                <w:del w:id="1683" w:author="praktikum" w:date="2022-04-12T15:18:00Z"/>
                <w:rFonts w:eastAsia="Times New Roman"/>
                <w:sz w:val="22"/>
                <w:szCs w:val="22"/>
                <w:lang w:val="de-DE" w:eastAsia="de-DE"/>
              </w:rPr>
            </w:pPr>
          </w:p>
        </w:tc>
      </w:tr>
      <w:tr w:rsidR="00BD7C7D" w:rsidRPr="00BD0198" w:rsidDel="00DF436C" w14:paraId="08F288A8" w14:textId="61809C3A" w:rsidTr="00EB31DA">
        <w:trPr>
          <w:trHeight w:val="227"/>
          <w:del w:id="1684" w:author="praktikum" w:date="2022-04-12T15:18:00Z"/>
        </w:trPr>
        <w:tc>
          <w:tcPr>
            <w:tcW w:w="8027" w:type="dxa"/>
            <w:gridSpan w:val="6"/>
            <w:tcBorders>
              <w:top w:val="nil"/>
              <w:left w:val="nil"/>
              <w:bottom w:val="nil"/>
              <w:right w:val="nil"/>
            </w:tcBorders>
            <w:shd w:val="clear" w:color="auto" w:fill="auto"/>
            <w:noWrap/>
            <w:vAlign w:val="bottom"/>
          </w:tcPr>
          <w:p w14:paraId="29B60804" w14:textId="0AABDFAE" w:rsidR="00BD7C7D" w:rsidRPr="00BD0198" w:rsidDel="00DF436C" w:rsidRDefault="00BD7C7D" w:rsidP="00BD0198">
            <w:pPr>
              <w:spacing w:after="0" w:line="240" w:lineRule="auto"/>
              <w:contextualSpacing w:val="0"/>
              <w:jc w:val="both"/>
              <w:rPr>
                <w:del w:id="1685" w:author="praktikum" w:date="2022-04-12T15:18:00Z"/>
                <w:rFonts w:ascii="Arial" w:eastAsia="Times New Roman" w:hAnsi="Arial" w:cs="Arial"/>
                <w:sz w:val="22"/>
                <w:szCs w:val="22"/>
                <w:lang w:val="en-US" w:eastAsia="de-DE"/>
              </w:rPr>
            </w:pPr>
            <w:del w:id="1686" w:author="praktikum" w:date="2022-04-05T10:26:00Z">
              <w:r w:rsidRPr="00D004AE" w:rsidDel="00821F75">
                <w:rPr>
                  <w:rFonts w:ascii="Calibri" w:hAnsi="Calibri" w:cs="Calibri"/>
                  <w:u w:val="single"/>
                </w:rPr>
                <w:delText>Legend</w:delText>
              </w:r>
              <w:r w:rsidRPr="00D004AE" w:rsidDel="00821F75">
                <w:rPr>
                  <w:rFonts w:ascii="Calibri" w:hAnsi="Calibri" w:cs="Calibri"/>
                </w:rPr>
                <w:delText xml:space="preserve">: </w:delText>
              </w:r>
            </w:del>
            <w:del w:id="1687" w:author="praktikum" w:date="2022-04-06T17:01:00Z">
              <w:r w:rsidRPr="00D004AE" w:rsidDel="00083E48">
                <w:rPr>
                  <w:rFonts w:ascii="Calibri" w:hAnsi="Calibri" w:cs="Calibri"/>
                </w:rPr>
                <w:delText xml:space="preserve">Data are presented in means ± standard deviation unless </w:delText>
              </w:r>
            </w:del>
            <w:del w:id="1688" w:author="praktikum" w:date="2022-04-05T10:27:00Z">
              <w:r w:rsidRPr="00D004AE" w:rsidDel="00821F75">
                <w:rPr>
                  <w:rFonts w:ascii="Calibri" w:hAnsi="Calibri" w:cs="Calibri"/>
                </w:rPr>
                <w:delText xml:space="preserve">otherwise </w:delText>
              </w:r>
            </w:del>
            <w:del w:id="1689" w:author="praktikum" w:date="2022-04-06T17:01:00Z">
              <w:r w:rsidRPr="00D004AE" w:rsidDel="00083E48">
                <w:rPr>
                  <w:rFonts w:ascii="Calibri" w:hAnsi="Calibri" w:cs="Calibri"/>
                </w:rPr>
                <w:delText>stated.</w:delText>
              </w:r>
            </w:del>
          </w:p>
        </w:tc>
        <w:tc>
          <w:tcPr>
            <w:tcW w:w="1045" w:type="dxa"/>
            <w:tcBorders>
              <w:top w:val="nil"/>
              <w:left w:val="nil"/>
              <w:bottom w:val="nil"/>
              <w:right w:val="nil"/>
            </w:tcBorders>
            <w:shd w:val="clear" w:color="auto" w:fill="auto"/>
            <w:noWrap/>
            <w:vAlign w:val="bottom"/>
          </w:tcPr>
          <w:p w14:paraId="475E5513" w14:textId="7EB0D8F8" w:rsidR="00BD7C7D" w:rsidRPr="00BD0198" w:rsidDel="00DF436C" w:rsidRDefault="00BD7C7D" w:rsidP="00BD0198">
            <w:pPr>
              <w:spacing w:after="0" w:line="240" w:lineRule="auto"/>
              <w:contextualSpacing w:val="0"/>
              <w:jc w:val="both"/>
              <w:rPr>
                <w:del w:id="1690" w:author="praktikum" w:date="2022-04-12T15:18:00Z"/>
                <w:rFonts w:ascii="Arial" w:eastAsia="Times New Roman" w:hAnsi="Arial" w:cs="Arial"/>
                <w:sz w:val="22"/>
                <w:szCs w:val="22"/>
                <w:lang w:val="en-US" w:eastAsia="de-DE"/>
              </w:rPr>
            </w:pPr>
          </w:p>
        </w:tc>
      </w:tr>
      <w:tr w:rsidR="00BD7C7D" w:rsidRPr="00BD7C7D" w:rsidDel="00DF436C" w14:paraId="049B24D7" w14:textId="384E0456" w:rsidTr="00EB31DA">
        <w:trPr>
          <w:trHeight w:val="227"/>
          <w:del w:id="1691" w:author="praktikum" w:date="2022-04-12T15:18:00Z"/>
        </w:trPr>
        <w:tc>
          <w:tcPr>
            <w:tcW w:w="3247" w:type="dxa"/>
            <w:tcBorders>
              <w:top w:val="nil"/>
              <w:left w:val="nil"/>
              <w:bottom w:val="nil"/>
              <w:right w:val="nil"/>
            </w:tcBorders>
            <w:shd w:val="clear" w:color="auto" w:fill="auto"/>
            <w:noWrap/>
            <w:vAlign w:val="center"/>
          </w:tcPr>
          <w:p w14:paraId="5B7144D6" w14:textId="1DF639E9" w:rsidR="00BD0198" w:rsidRPr="00BD0198" w:rsidDel="00DF436C" w:rsidRDefault="00BD0198" w:rsidP="00BD0198">
            <w:pPr>
              <w:spacing w:after="0" w:line="240" w:lineRule="auto"/>
              <w:contextualSpacing w:val="0"/>
              <w:rPr>
                <w:del w:id="1692" w:author="praktikum" w:date="2022-04-12T15:18:00Z"/>
                <w:rFonts w:eastAsia="Times New Roman"/>
                <w:sz w:val="22"/>
                <w:szCs w:val="22"/>
                <w:lang w:val="en-US" w:eastAsia="de-DE"/>
              </w:rPr>
            </w:pPr>
          </w:p>
        </w:tc>
        <w:tc>
          <w:tcPr>
            <w:tcW w:w="876" w:type="dxa"/>
            <w:tcBorders>
              <w:top w:val="nil"/>
              <w:left w:val="nil"/>
              <w:bottom w:val="nil"/>
              <w:right w:val="nil"/>
            </w:tcBorders>
            <w:shd w:val="clear" w:color="auto" w:fill="auto"/>
            <w:noWrap/>
            <w:vAlign w:val="bottom"/>
          </w:tcPr>
          <w:p w14:paraId="236A9B3D" w14:textId="0A185526" w:rsidR="00BD0198" w:rsidRPr="00BD0198" w:rsidDel="00DF436C" w:rsidRDefault="00BD0198" w:rsidP="00BD0198">
            <w:pPr>
              <w:spacing w:after="0" w:line="240" w:lineRule="auto"/>
              <w:contextualSpacing w:val="0"/>
              <w:jc w:val="both"/>
              <w:rPr>
                <w:del w:id="1693" w:author="praktikum" w:date="2022-04-12T15:18:00Z"/>
                <w:rFonts w:eastAsia="Times New Roman"/>
                <w:sz w:val="22"/>
                <w:szCs w:val="22"/>
                <w:lang w:val="en-US" w:eastAsia="de-DE"/>
              </w:rPr>
            </w:pPr>
          </w:p>
        </w:tc>
        <w:tc>
          <w:tcPr>
            <w:tcW w:w="1076" w:type="dxa"/>
            <w:tcBorders>
              <w:top w:val="nil"/>
              <w:left w:val="nil"/>
              <w:bottom w:val="nil"/>
              <w:right w:val="nil"/>
            </w:tcBorders>
            <w:shd w:val="clear" w:color="auto" w:fill="auto"/>
            <w:noWrap/>
            <w:vAlign w:val="bottom"/>
          </w:tcPr>
          <w:p w14:paraId="4BD2304D" w14:textId="62873A71" w:rsidR="00BD0198" w:rsidRPr="00BD0198" w:rsidDel="00DF436C" w:rsidRDefault="00BD0198" w:rsidP="00BD0198">
            <w:pPr>
              <w:spacing w:after="0" w:line="240" w:lineRule="auto"/>
              <w:contextualSpacing w:val="0"/>
              <w:rPr>
                <w:del w:id="1694" w:author="praktikum" w:date="2022-04-12T15:18:00Z"/>
                <w:rFonts w:eastAsia="Times New Roman"/>
                <w:sz w:val="22"/>
                <w:szCs w:val="22"/>
                <w:lang w:val="en-US" w:eastAsia="de-DE"/>
              </w:rPr>
            </w:pPr>
          </w:p>
        </w:tc>
        <w:tc>
          <w:tcPr>
            <w:tcW w:w="876" w:type="dxa"/>
            <w:tcBorders>
              <w:top w:val="nil"/>
              <w:left w:val="nil"/>
              <w:bottom w:val="nil"/>
              <w:right w:val="nil"/>
            </w:tcBorders>
            <w:shd w:val="clear" w:color="auto" w:fill="auto"/>
            <w:noWrap/>
            <w:vAlign w:val="bottom"/>
          </w:tcPr>
          <w:p w14:paraId="5993DC34" w14:textId="78D9DE42" w:rsidR="00BD0198" w:rsidRPr="00BD0198" w:rsidDel="00DF436C" w:rsidRDefault="00BD0198" w:rsidP="00BD0198">
            <w:pPr>
              <w:spacing w:after="0" w:line="240" w:lineRule="auto"/>
              <w:contextualSpacing w:val="0"/>
              <w:rPr>
                <w:del w:id="1695" w:author="praktikum" w:date="2022-04-12T15:18:00Z"/>
                <w:rFonts w:eastAsia="Times New Roman"/>
                <w:sz w:val="22"/>
                <w:szCs w:val="22"/>
                <w:lang w:val="en-US" w:eastAsia="de-DE"/>
              </w:rPr>
            </w:pPr>
          </w:p>
        </w:tc>
        <w:commentRangeEnd w:id="1053"/>
        <w:tc>
          <w:tcPr>
            <w:tcW w:w="1076" w:type="dxa"/>
            <w:tcBorders>
              <w:top w:val="nil"/>
              <w:left w:val="nil"/>
              <w:bottom w:val="nil"/>
              <w:right w:val="nil"/>
            </w:tcBorders>
            <w:shd w:val="clear" w:color="auto" w:fill="auto"/>
            <w:noWrap/>
            <w:vAlign w:val="bottom"/>
          </w:tcPr>
          <w:p w14:paraId="187395C1" w14:textId="593088AE" w:rsidR="00BD0198" w:rsidRPr="00BD0198" w:rsidDel="00DF436C" w:rsidRDefault="00F15011" w:rsidP="00BD0198">
            <w:pPr>
              <w:spacing w:after="0" w:line="240" w:lineRule="auto"/>
              <w:contextualSpacing w:val="0"/>
              <w:rPr>
                <w:del w:id="1696" w:author="praktikum" w:date="2022-04-12T15:18:00Z"/>
                <w:rFonts w:eastAsia="Times New Roman"/>
                <w:sz w:val="22"/>
                <w:szCs w:val="22"/>
                <w:lang w:val="en-US" w:eastAsia="de-DE"/>
              </w:rPr>
            </w:pPr>
            <w:del w:id="1697" w:author="praktikum" w:date="2022-04-12T15:18:00Z">
              <w:r w:rsidDel="00DF436C">
                <w:rPr>
                  <w:rStyle w:val="Kommentarzeichen"/>
                </w:rPr>
                <w:commentReference w:id="1053"/>
              </w:r>
            </w:del>
          </w:p>
        </w:tc>
        <w:tc>
          <w:tcPr>
            <w:tcW w:w="876" w:type="dxa"/>
            <w:tcBorders>
              <w:top w:val="nil"/>
              <w:left w:val="nil"/>
              <w:bottom w:val="nil"/>
              <w:right w:val="nil"/>
            </w:tcBorders>
            <w:shd w:val="clear" w:color="auto" w:fill="auto"/>
            <w:noWrap/>
            <w:vAlign w:val="bottom"/>
          </w:tcPr>
          <w:p w14:paraId="2544BEF1" w14:textId="35F85B0C" w:rsidR="00BD0198" w:rsidRPr="00BD0198" w:rsidDel="00DF436C" w:rsidRDefault="00BD0198" w:rsidP="00BD0198">
            <w:pPr>
              <w:spacing w:after="0" w:line="240" w:lineRule="auto"/>
              <w:contextualSpacing w:val="0"/>
              <w:rPr>
                <w:del w:id="1698" w:author="praktikum" w:date="2022-04-12T15:18:00Z"/>
                <w:rFonts w:eastAsia="Times New Roman"/>
                <w:sz w:val="22"/>
                <w:szCs w:val="22"/>
                <w:lang w:val="en-US" w:eastAsia="de-DE"/>
              </w:rPr>
            </w:pPr>
          </w:p>
        </w:tc>
        <w:tc>
          <w:tcPr>
            <w:tcW w:w="1045" w:type="dxa"/>
            <w:tcBorders>
              <w:top w:val="nil"/>
              <w:left w:val="nil"/>
              <w:bottom w:val="nil"/>
              <w:right w:val="nil"/>
            </w:tcBorders>
            <w:shd w:val="clear" w:color="auto" w:fill="auto"/>
            <w:noWrap/>
            <w:vAlign w:val="bottom"/>
          </w:tcPr>
          <w:p w14:paraId="595DF55F" w14:textId="13C99B0D" w:rsidR="00BD0198" w:rsidRPr="00BD0198" w:rsidDel="00DF436C" w:rsidRDefault="00BD0198" w:rsidP="00BD0198">
            <w:pPr>
              <w:spacing w:after="0" w:line="240" w:lineRule="auto"/>
              <w:contextualSpacing w:val="0"/>
              <w:rPr>
                <w:del w:id="1699" w:author="praktikum" w:date="2022-04-12T15:18:00Z"/>
                <w:rFonts w:eastAsia="Times New Roman"/>
                <w:sz w:val="22"/>
                <w:szCs w:val="22"/>
                <w:lang w:val="en-US" w:eastAsia="de-DE"/>
              </w:rPr>
            </w:pPr>
          </w:p>
        </w:tc>
      </w:tr>
    </w:tbl>
    <w:p w14:paraId="78D35E41" w14:textId="37332AE0" w:rsidR="006514C1" w:rsidRPr="00EB31DA" w:rsidRDefault="00083E48">
      <w:pPr>
        <w:rPr>
          <w:ins w:id="1700" w:author="praktikum" w:date="2022-04-06T09:20:00Z"/>
        </w:rPr>
        <w:pPrChange w:id="1701" w:author="praktikum" w:date="2022-04-06T09:20:00Z">
          <w:pPr>
            <w:pStyle w:val="berschrift2"/>
          </w:pPr>
        </w:pPrChange>
      </w:pPr>
      <w:ins w:id="1702" w:author="praktikum" w:date="2022-04-06T17:01:00Z">
        <w:r w:rsidRPr="00EB31DA">
          <w:rPr>
            <w:i/>
            <w:rPrChange w:id="1703" w:author="praktikum" w:date="2022-04-12T16:01:00Z">
              <w:rPr>
                <w:rFonts w:ascii="Calibri" w:hAnsi="Calibri" w:cs="Calibri"/>
                <w:i/>
              </w:rPr>
            </w:rPrChange>
          </w:rPr>
          <w:t>Note</w:t>
        </w:r>
        <w:r w:rsidRPr="00EB31DA">
          <w:rPr>
            <w:rPrChange w:id="1704" w:author="praktikum" w:date="2022-04-12T16:01:00Z">
              <w:rPr>
                <w:rFonts w:ascii="Calibri" w:hAnsi="Calibri" w:cs="Calibri"/>
                <w:i/>
              </w:rPr>
            </w:rPrChange>
          </w:rPr>
          <w:t xml:space="preserve">. </w:t>
        </w:r>
        <w:r w:rsidRPr="00EB31DA">
          <w:rPr>
            <w:rPrChange w:id="1705" w:author="praktikum" w:date="2022-04-12T16:01:00Z">
              <w:rPr>
                <w:rFonts w:ascii="Calibri" w:hAnsi="Calibri" w:cs="Calibri"/>
              </w:rPr>
            </w:rPrChange>
          </w:rPr>
          <w:t>Data are presented in means ± standard deviation unless stated otherwise.</w:t>
        </w:r>
      </w:ins>
      <w:del w:id="1706" w:author="praktikum" w:date="2022-04-06T14:30:00Z">
        <w:r w:rsidR="00CA5C8F" w:rsidRPr="00EB31DA" w:rsidDel="007033ED">
          <w:rPr>
            <w:rPrChange w:id="1707" w:author="praktikum" w:date="2022-04-12T16:01:00Z">
              <w:rPr>
                <w:rFonts w:ascii="Arial" w:eastAsia="Times New Roman" w:hAnsi="Arial" w:cs="Arial"/>
                <w:sz w:val="22"/>
                <w:szCs w:val="22"/>
                <w:lang w:val="de-DE" w:eastAsia="de-DE"/>
              </w:rPr>
            </w:rPrChange>
          </w:rPr>
          <w:delText>..6..</w:delText>
        </w:r>
        <w:r w:rsidR="007E41F6" w:rsidRPr="00EB31DA" w:rsidDel="007033ED">
          <w:rPr>
            <w:rPrChange w:id="1708" w:author="praktikum" w:date="2022-04-12T16:01:00Z">
              <w:rPr>
                <w:rFonts w:ascii="Arial" w:eastAsia="Times New Roman" w:hAnsi="Arial" w:cs="Arial"/>
                <w:sz w:val="22"/>
                <w:szCs w:val="22"/>
                <w:lang w:val="de-DE" w:eastAsia="de-DE"/>
              </w:rPr>
            </w:rPrChange>
          </w:rPr>
          <w:delText>7</w:delText>
        </w:r>
        <w:r w:rsidR="00CA5C8F" w:rsidRPr="00EB31DA" w:rsidDel="007033ED">
          <w:rPr>
            <w:rPrChange w:id="1709" w:author="praktikum" w:date="2022-04-12T16:01:00Z">
              <w:rPr>
                <w:rFonts w:ascii="Arial" w:eastAsia="Times New Roman" w:hAnsi="Arial" w:cs="Arial"/>
                <w:sz w:val="22"/>
                <w:szCs w:val="22"/>
                <w:lang w:val="de-DE" w:eastAsia="de-DE"/>
              </w:rPr>
            </w:rPrChange>
          </w:rPr>
          <w:delText>..</w:delText>
        </w:r>
        <w:r w:rsidR="007E41F6" w:rsidRPr="00EB31DA" w:rsidDel="007033ED">
          <w:rPr>
            <w:rPrChange w:id="1710" w:author="praktikum" w:date="2022-04-12T16:01:00Z">
              <w:rPr>
                <w:rFonts w:ascii="Arial" w:eastAsia="Times New Roman" w:hAnsi="Arial" w:cs="Arial"/>
                <w:sz w:val="22"/>
                <w:szCs w:val="22"/>
                <w:lang w:val="de-DE" w:eastAsia="de-DE"/>
              </w:rPr>
            </w:rPrChange>
          </w:rPr>
          <w:delText>5</w:delText>
        </w:r>
        <w:r w:rsidR="00CA5C8F" w:rsidRPr="00EB31DA" w:rsidDel="007033ED">
          <w:rPr>
            <w:rPrChange w:id="1711" w:author="praktikum" w:date="2022-04-12T16:01:00Z">
              <w:rPr>
                <w:rFonts w:ascii="Arial" w:eastAsia="Times New Roman" w:hAnsi="Arial" w:cs="Arial"/>
                <w:sz w:val="22"/>
                <w:szCs w:val="22"/>
                <w:lang w:val="de-DE" w:eastAsia="de-DE"/>
              </w:rPr>
            </w:rPrChange>
          </w:rPr>
          <w:delText>.7..1......5.</w:delText>
        </w:r>
        <w:r w:rsidR="007E41F6" w:rsidRPr="00EB31DA" w:rsidDel="007033ED">
          <w:rPr>
            <w:rPrChange w:id="1712" w:author="praktikum" w:date="2022-04-12T16:01:00Z">
              <w:rPr>
                <w:rFonts w:ascii="Arial" w:eastAsia="Times New Roman" w:hAnsi="Arial" w:cs="Arial"/>
                <w:sz w:val="22"/>
                <w:szCs w:val="22"/>
                <w:lang w:val="de-DE" w:eastAsia="de-DE"/>
              </w:rPr>
            </w:rPrChange>
          </w:rPr>
          <w:delText>5</w:delText>
        </w:r>
        <w:r w:rsidR="00CA5C8F" w:rsidRPr="00EB31DA" w:rsidDel="007033ED">
          <w:rPr>
            <w:rPrChange w:id="1713" w:author="praktikum" w:date="2022-04-12T16:01:00Z">
              <w:rPr>
                <w:rFonts w:ascii="Arial" w:eastAsia="Times New Roman" w:hAnsi="Arial" w:cs="Arial"/>
                <w:sz w:val="22"/>
                <w:szCs w:val="22"/>
                <w:lang w:val="de-DE" w:eastAsia="de-DE"/>
              </w:rPr>
            </w:rPrChange>
          </w:rPr>
          <w:delText>...1..6..</w:delText>
        </w:r>
        <w:r w:rsidR="007E41F6" w:rsidRPr="00EB31DA" w:rsidDel="007033ED">
          <w:rPr>
            <w:rPrChange w:id="1714" w:author="praktikum" w:date="2022-04-12T16:01:00Z">
              <w:rPr>
                <w:rFonts w:ascii="Arial" w:eastAsia="Times New Roman" w:hAnsi="Arial" w:cs="Arial"/>
                <w:sz w:val="22"/>
                <w:szCs w:val="22"/>
                <w:lang w:val="de-DE" w:eastAsia="de-DE"/>
              </w:rPr>
            </w:rPrChange>
          </w:rPr>
          <w:delText>4</w:delText>
        </w:r>
        <w:r w:rsidR="00CA5C8F" w:rsidRPr="00EB31DA" w:rsidDel="007033ED">
          <w:rPr>
            <w:rPrChange w:id="1715" w:author="praktikum" w:date="2022-04-12T16:01:00Z">
              <w:rPr>
                <w:rFonts w:ascii="Arial" w:eastAsia="Times New Roman" w:hAnsi="Arial" w:cs="Arial"/>
                <w:sz w:val="22"/>
                <w:szCs w:val="22"/>
                <w:lang w:val="de-DE" w:eastAsia="de-DE"/>
              </w:rPr>
            </w:rPrChange>
          </w:rPr>
          <w:delText>.</w:delText>
        </w:r>
        <w:r w:rsidR="007E41F6" w:rsidRPr="00EB31DA" w:rsidDel="007033ED">
          <w:rPr>
            <w:rPrChange w:id="1716" w:author="praktikum" w:date="2022-04-12T16:01:00Z">
              <w:rPr>
                <w:rFonts w:ascii="Arial" w:eastAsia="Times New Roman" w:hAnsi="Arial" w:cs="Arial"/>
                <w:sz w:val="22"/>
                <w:szCs w:val="22"/>
                <w:lang w:val="de-DE" w:eastAsia="de-DE"/>
              </w:rPr>
            </w:rPrChange>
          </w:rPr>
          <w:delText>9</w:delText>
        </w:r>
        <w:r w:rsidR="00CA5C8F" w:rsidRPr="00EB31DA" w:rsidDel="007033ED">
          <w:rPr>
            <w:rPrChange w:id="1717" w:author="praktikum" w:date="2022-04-12T16:01:00Z">
              <w:rPr>
                <w:rFonts w:ascii="Arial" w:eastAsia="Times New Roman" w:hAnsi="Arial" w:cs="Arial"/>
                <w:sz w:val="22"/>
                <w:szCs w:val="22"/>
                <w:lang w:val="de-DE" w:eastAsia="de-DE"/>
              </w:rPr>
            </w:rPrChange>
          </w:rPr>
          <w:delText>..8.......2.</w:delText>
        </w:r>
        <w:r w:rsidR="007E41F6" w:rsidRPr="00EB31DA" w:rsidDel="007033ED">
          <w:rPr>
            <w:rPrChange w:id="1718" w:author="praktikum" w:date="2022-04-12T16:01:00Z">
              <w:rPr>
                <w:rFonts w:ascii="Arial" w:eastAsia="Times New Roman" w:hAnsi="Arial" w:cs="Arial"/>
                <w:sz w:val="22"/>
                <w:szCs w:val="22"/>
                <w:lang w:val="de-DE" w:eastAsia="de-DE"/>
              </w:rPr>
            </w:rPrChange>
          </w:rPr>
          <w:delText>4</w:delText>
        </w:r>
        <w:r w:rsidR="00CA5C8F" w:rsidRPr="00EB31DA" w:rsidDel="007033ED">
          <w:rPr>
            <w:rPrChange w:id="1719" w:author="praktikum" w:date="2022-04-12T16:01:00Z">
              <w:rPr>
                <w:rFonts w:ascii="Arial" w:eastAsia="Times New Roman" w:hAnsi="Arial" w:cs="Arial"/>
                <w:sz w:val="22"/>
                <w:szCs w:val="22"/>
                <w:lang w:val="de-DE" w:eastAsia="de-DE"/>
              </w:rPr>
            </w:rPrChange>
          </w:rPr>
          <w:delText>.</w:delText>
        </w:r>
        <w:r w:rsidR="007E41F6" w:rsidRPr="00EB31DA" w:rsidDel="007033ED">
          <w:rPr>
            <w:rPrChange w:id="1720" w:author="praktikum" w:date="2022-04-12T16:01:00Z">
              <w:rPr>
                <w:rFonts w:ascii="Arial" w:eastAsia="Times New Roman" w:hAnsi="Arial" w:cs="Arial"/>
                <w:sz w:val="22"/>
                <w:szCs w:val="22"/>
                <w:lang w:val="de-DE" w:eastAsia="de-DE"/>
              </w:rPr>
            </w:rPrChange>
          </w:rPr>
          <w:delText>3</w:delText>
        </w:r>
        <w:r w:rsidR="00CA5C8F" w:rsidRPr="00EB31DA" w:rsidDel="007033ED">
          <w:rPr>
            <w:rPrChange w:id="1721" w:author="praktikum" w:date="2022-04-12T16:01:00Z">
              <w:rPr>
                <w:rFonts w:ascii="Arial" w:eastAsia="Times New Roman" w:hAnsi="Arial" w:cs="Arial"/>
                <w:sz w:val="22"/>
                <w:szCs w:val="22"/>
                <w:lang w:val="de-DE" w:eastAsia="de-DE"/>
              </w:rPr>
            </w:rPrChange>
          </w:rPr>
          <w:delText>.</w:delText>
        </w:r>
        <w:r w:rsidR="007E41F6" w:rsidRPr="00EB31DA" w:rsidDel="007033ED">
          <w:rPr>
            <w:rPrChange w:id="1722" w:author="praktikum" w:date="2022-04-12T16:01:00Z">
              <w:rPr>
                <w:rFonts w:ascii="Arial" w:eastAsia="Times New Roman" w:hAnsi="Arial" w:cs="Arial"/>
                <w:sz w:val="22"/>
                <w:szCs w:val="22"/>
                <w:lang w:val="de-DE" w:eastAsia="de-DE"/>
              </w:rPr>
            </w:rPrChange>
          </w:rPr>
          <w:delText>4</w:delText>
        </w:r>
        <w:r w:rsidR="00CA5C8F" w:rsidRPr="00EB31DA" w:rsidDel="007033ED">
          <w:rPr>
            <w:rPrChange w:id="1723" w:author="praktikum" w:date="2022-04-12T16:01:00Z">
              <w:rPr>
                <w:rFonts w:ascii="Arial" w:eastAsia="Times New Roman" w:hAnsi="Arial" w:cs="Arial"/>
                <w:sz w:val="22"/>
                <w:szCs w:val="22"/>
                <w:lang w:val="de-DE" w:eastAsia="de-DE"/>
              </w:rPr>
            </w:rPrChange>
          </w:rPr>
          <w:delText>.3...</w:delText>
        </w:r>
        <w:r w:rsidR="007E41F6" w:rsidRPr="00EB31DA" w:rsidDel="007033ED">
          <w:rPr>
            <w:rPrChange w:id="1724" w:author="praktikum" w:date="2022-04-12T16:01:00Z">
              <w:rPr>
                <w:rFonts w:ascii="Arial" w:eastAsia="Times New Roman" w:hAnsi="Arial" w:cs="Arial"/>
                <w:sz w:val="22"/>
                <w:szCs w:val="22"/>
                <w:lang w:val="de-DE" w:eastAsia="de-DE"/>
              </w:rPr>
            </w:rPrChange>
          </w:rPr>
          <w:delText>2</w:delText>
        </w:r>
        <w:r w:rsidR="00CA5C8F" w:rsidRPr="00EB31DA" w:rsidDel="007033ED">
          <w:rPr>
            <w:rPrChange w:id="1725" w:author="praktikum" w:date="2022-04-12T16:01:00Z">
              <w:rPr>
                <w:rFonts w:ascii="Arial" w:eastAsia="Times New Roman" w:hAnsi="Arial" w:cs="Arial"/>
                <w:sz w:val="22"/>
                <w:szCs w:val="22"/>
                <w:lang w:val="de-DE" w:eastAsia="de-DE"/>
              </w:rPr>
            </w:rPrChange>
          </w:rPr>
          <w:delText>...4...</w:delText>
        </w:r>
        <w:r w:rsidR="007E41F6" w:rsidRPr="00EB31DA" w:rsidDel="007033ED">
          <w:rPr>
            <w:rPrChange w:id="1726" w:author="praktikum" w:date="2022-04-12T16:01:00Z">
              <w:rPr>
                <w:rFonts w:ascii="Arial" w:eastAsia="Times New Roman" w:hAnsi="Arial" w:cs="Arial"/>
                <w:sz w:val="22"/>
                <w:szCs w:val="22"/>
                <w:lang w:val="de-DE" w:eastAsia="de-DE"/>
              </w:rPr>
            </w:rPrChange>
          </w:rPr>
          <w:delText>4</w:delText>
        </w:r>
        <w:r w:rsidR="00CA5C8F" w:rsidRPr="00EB31DA" w:rsidDel="007033ED">
          <w:rPr>
            <w:rPrChange w:id="1727" w:author="praktikum" w:date="2022-04-12T16:01:00Z">
              <w:rPr>
                <w:rFonts w:ascii="Arial" w:eastAsia="Times New Roman" w:hAnsi="Arial" w:cs="Arial"/>
                <w:sz w:val="22"/>
                <w:szCs w:val="22"/>
                <w:lang w:val="de-DE" w:eastAsia="de-DE"/>
              </w:rPr>
            </w:rPrChange>
          </w:rPr>
          <w:delText>.</w:delText>
        </w:r>
        <w:r w:rsidR="007E41F6" w:rsidRPr="00EB31DA" w:rsidDel="007033ED">
          <w:rPr>
            <w:rPrChange w:id="1728" w:author="praktikum" w:date="2022-04-12T16:01:00Z">
              <w:rPr>
                <w:rFonts w:ascii="Arial" w:eastAsia="Times New Roman" w:hAnsi="Arial" w:cs="Arial"/>
                <w:sz w:val="22"/>
                <w:szCs w:val="22"/>
                <w:lang w:val="de-DE" w:eastAsia="de-DE"/>
              </w:rPr>
            </w:rPrChange>
          </w:rPr>
          <w:delText>9</w:delText>
        </w:r>
        <w:r w:rsidR="00CA5C8F" w:rsidRPr="00EB31DA" w:rsidDel="007033ED">
          <w:rPr>
            <w:rPrChange w:id="1729" w:author="praktikum" w:date="2022-04-12T16:01:00Z">
              <w:rPr>
                <w:rFonts w:ascii="Arial" w:eastAsia="Times New Roman" w:hAnsi="Arial" w:cs="Arial"/>
                <w:sz w:val="22"/>
                <w:szCs w:val="22"/>
                <w:lang w:val="de-DE" w:eastAsia="de-DE"/>
              </w:rPr>
            </w:rPrChange>
          </w:rPr>
          <w:delText>..2..3..</w:delText>
        </w:r>
        <w:r w:rsidR="007E41F6" w:rsidRPr="00EB31DA" w:rsidDel="007033ED">
          <w:rPr>
            <w:rPrChange w:id="1730" w:author="praktikum" w:date="2022-04-12T16:01:00Z">
              <w:rPr>
                <w:rFonts w:ascii="Arial" w:eastAsia="Times New Roman" w:hAnsi="Arial" w:cs="Arial"/>
                <w:sz w:val="22"/>
                <w:szCs w:val="22"/>
                <w:lang w:val="de-DE" w:eastAsia="de-DE"/>
              </w:rPr>
            </w:rPrChange>
          </w:rPr>
          <w:delText>4</w:delText>
        </w:r>
        <w:r w:rsidR="00CA5C8F" w:rsidRPr="00EB31DA" w:rsidDel="007033ED">
          <w:rPr>
            <w:rPrChange w:id="1731" w:author="praktikum" w:date="2022-04-12T16:01:00Z">
              <w:rPr>
                <w:rFonts w:ascii="Arial" w:eastAsia="Times New Roman" w:hAnsi="Arial" w:cs="Arial"/>
                <w:sz w:val="22"/>
                <w:szCs w:val="22"/>
                <w:lang w:val="de-DE" w:eastAsia="de-DE"/>
              </w:rPr>
            </w:rPrChange>
          </w:rPr>
          <w:delText>.</w:delText>
        </w:r>
        <w:r w:rsidR="007E41F6" w:rsidRPr="00EB31DA" w:rsidDel="007033ED">
          <w:rPr>
            <w:rPrChange w:id="1732" w:author="praktikum" w:date="2022-04-12T16:01:00Z">
              <w:rPr>
                <w:rFonts w:ascii="Arial" w:eastAsia="Times New Roman" w:hAnsi="Arial" w:cs="Arial"/>
                <w:sz w:val="22"/>
                <w:szCs w:val="22"/>
                <w:lang w:val="de-DE" w:eastAsia="de-DE"/>
              </w:rPr>
            </w:rPrChange>
          </w:rPr>
          <w:delText>2</w:delText>
        </w:r>
        <w:r w:rsidR="00CA5C8F" w:rsidRPr="00EB31DA" w:rsidDel="007033ED">
          <w:rPr>
            <w:rPrChange w:id="1733" w:author="praktikum" w:date="2022-04-12T16:01:00Z">
              <w:rPr>
                <w:rFonts w:ascii="Arial" w:eastAsia="Times New Roman" w:hAnsi="Arial" w:cs="Arial"/>
                <w:sz w:val="22"/>
                <w:szCs w:val="22"/>
                <w:lang w:val="de-DE" w:eastAsia="de-DE"/>
              </w:rPr>
            </w:rPrChange>
          </w:rPr>
          <w:delText>.......6..3.....2..</w:delText>
        </w:r>
        <w:r w:rsidR="007E41F6" w:rsidRPr="00EB31DA" w:rsidDel="007033ED">
          <w:rPr>
            <w:rPrChange w:id="1734" w:author="praktikum" w:date="2022-04-12T16:01:00Z">
              <w:rPr>
                <w:rFonts w:ascii="Arial" w:eastAsia="Times New Roman" w:hAnsi="Arial" w:cs="Arial"/>
                <w:sz w:val="22"/>
                <w:szCs w:val="22"/>
                <w:lang w:val="de-DE" w:eastAsia="de-DE"/>
              </w:rPr>
            </w:rPrChange>
          </w:rPr>
          <w:delText>8</w:delText>
        </w:r>
        <w:r w:rsidR="00CA5C8F" w:rsidRPr="00EB31DA" w:rsidDel="007033ED">
          <w:rPr>
            <w:rPrChange w:id="1735" w:author="praktikum" w:date="2022-04-12T16:01:00Z">
              <w:rPr>
                <w:rFonts w:ascii="Arial" w:eastAsia="Times New Roman" w:hAnsi="Arial" w:cs="Arial"/>
                <w:sz w:val="22"/>
                <w:szCs w:val="22"/>
                <w:lang w:val="de-DE" w:eastAsia="de-DE"/>
              </w:rPr>
            </w:rPrChange>
          </w:rPr>
          <w:delText>..</w:delText>
        </w:r>
        <w:r w:rsidR="007E41F6" w:rsidRPr="00EB31DA" w:rsidDel="007033ED">
          <w:rPr>
            <w:rPrChange w:id="1736" w:author="praktikum" w:date="2022-04-12T16:01:00Z">
              <w:rPr>
                <w:rFonts w:ascii="Arial" w:eastAsia="Times New Roman" w:hAnsi="Arial" w:cs="Arial"/>
                <w:sz w:val="22"/>
                <w:szCs w:val="22"/>
                <w:lang w:val="de-DE" w:eastAsia="de-DE"/>
              </w:rPr>
            </w:rPrChange>
          </w:rPr>
          <w:delText>7237953.5.5..1.3.6.1..9..3...6.3...6.......2..9.3.5.6..8..8..</w:delText>
        </w:r>
      </w:del>
    </w:p>
    <w:p w14:paraId="6E1C006B" w14:textId="6B11B5C3" w:rsidR="0091697C" w:rsidRDefault="0091697C" w:rsidP="0091697C">
      <w:pPr>
        <w:pStyle w:val="berschrift2"/>
      </w:pPr>
      <w:r w:rsidRPr="0091697C">
        <w:t>Behavioural</w:t>
      </w:r>
      <w:r>
        <w:t xml:space="preserve"> Resul</w:t>
      </w:r>
      <w:r w:rsidR="0049012B">
        <w:t>ts</w:t>
      </w:r>
    </w:p>
    <w:p w14:paraId="056DC507" w14:textId="77777777" w:rsidR="00DB0A2A" w:rsidRDefault="00DB0A2A" w:rsidP="00DB0A2A">
      <w:pPr>
        <w:pStyle w:val="berschrift3"/>
        <w:rPr>
          <w:ins w:id="1737" w:author="praktikum" w:date="2022-04-12T15:40:00Z"/>
        </w:rPr>
      </w:pPr>
      <w:ins w:id="1738" w:author="praktikum" w:date="2022-04-12T15:40:00Z">
        <w:r>
          <w:t>Procedural Motor Learning Task</w:t>
        </w:r>
      </w:ins>
    </w:p>
    <w:p w14:paraId="5F2C6027" w14:textId="77777777" w:rsidR="00DB0A2A" w:rsidRPr="00225323" w:rsidRDefault="00DB0A2A" w:rsidP="00DB0A2A">
      <w:pPr>
        <w:rPr>
          <w:ins w:id="1739" w:author="praktikum" w:date="2022-04-12T15:40:00Z"/>
          <w:vertAlign w:val="subscript"/>
          <w:lang w:val="en-US" w:bidi="en-US"/>
          <w:rPrChange w:id="1740" w:author="Anna" w:date="2022-05-03T14:42:00Z">
            <w:rPr>
              <w:ins w:id="1741" w:author="praktikum" w:date="2022-04-12T15:40:00Z"/>
              <w:vertAlign w:val="subscript"/>
              <w:lang w:val="de-DE" w:bidi="en-US"/>
            </w:rPr>
          </w:rPrChange>
        </w:rPr>
      </w:pPr>
      <w:ins w:id="1742" w:author="praktikum" w:date="2022-04-12T15:40:00Z">
        <w:r>
          <w:t xml:space="preserve">Reaction time data were analysed by a three-way substance group (placebo, methylphenidate, nicotine), trial type (random, pattern) and block number (1-10 for random and pattern blocks) </w:t>
        </w:r>
        <w:r>
          <w:lastRenderedPageBreak/>
          <w:t xml:space="preserve">analysis of variance. </w:t>
        </w:r>
        <w:r>
          <w:rPr>
            <w:lang w:bidi="en-US"/>
          </w:rPr>
          <w:t xml:space="preserve">Mean reaction times were checked for assumption of </w:t>
        </w:r>
        <w:commentRangeStart w:id="1743"/>
        <w:r>
          <w:rPr>
            <w:lang w:bidi="en-US"/>
          </w:rPr>
          <w:t xml:space="preserve">normality with Kolmogorov-Smirnov (KS) </w:t>
        </w:r>
        <w:commentRangeEnd w:id="1743"/>
        <w:r>
          <w:rPr>
            <w:rStyle w:val="Kommentarzeichen"/>
          </w:rPr>
          <w:commentReference w:id="1743"/>
        </w:r>
        <w:r>
          <w:rPr>
            <w:lang w:bidi="en-US"/>
          </w:rPr>
          <w:t xml:space="preserve">test </w:t>
        </w:r>
        <w:r w:rsidRPr="00246877">
          <w:t>with Lilliefors si</w:t>
        </w:r>
        <w:r>
          <w:t xml:space="preserve">gnificance correction </w:t>
        </w:r>
        <w:r w:rsidRPr="00246877">
          <w:t xml:space="preserve">and a Shapiro–Wilk </w:t>
        </w:r>
        <w:r>
          <w:t xml:space="preserve">(SW) </w:t>
        </w:r>
        <w:r w:rsidRPr="00246877">
          <w:t>test</w:t>
        </w:r>
        <w:r>
          <w:rPr>
            <w:lang w:bidi="en-US"/>
          </w:rPr>
          <w:t>. There was no significant deviation of normality in distribution of data</w:t>
        </w:r>
        <w:commentRangeStart w:id="1744"/>
        <w:r>
          <w:rPr>
            <w:lang w:bidi="en-US"/>
          </w:rPr>
          <w:t xml:space="preserve">. </w:t>
        </w:r>
        <w:commentRangeEnd w:id="1744"/>
        <w:r>
          <w:rPr>
            <w:rStyle w:val="Kommentarzeichen"/>
          </w:rPr>
          <w:commentReference w:id="1744"/>
        </w:r>
        <w:r w:rsidRPr="002E41AC">
          <w:rPr>
            <w:strike/>
            <w:lang w:bidi="en-US"/>
          </w:rPr>
          <w:t>There was a significant main effect of trial type (</w:t>
        </w:r>
        <w:r w:rsidRPr="002E41AC">
          <w:rPr>
            <w:i/>
            <w:strike/>
            <w:lang w:bidi="en-US"/>
          </w:rPr>
          <w:t>F</w:t>
        </w:r>
        <w:r w:rsidRPr="002E41AC">
          <w:rPr>
            <w:i/>
            <w:strike/>
            <w:vertAlign w:val="subscript"/>
            <w:lang w:bidi="en-US"/>
          </w:rPr>
          <w:t>1</w:t>
        </w:r>
        <w:r w:rsidRPr="002E41AC">
          <w:rPr>
            <w:strike/>
            <w:lang w:bidi="en-US"/>
          </w:rPr>
          <w:t xml:space="preserve"> = 9.766, </w:t>
        </w:r>
        <w:r w:rsidRPr="002E41AC">
          <w:rPr>
            <w:i/>
            <w:strike/>
            <w:lang w:bidi="en-US"/>
          </w:rPr>
          <w:t xml:space="preserve">p = </w:t>
        </w:r>
        <w:commentRangeStart w:id="1745"/>
        <w:r w:rsidRPr="002E41AC">
          <w:rPr>
            <w:i/>
            <w:strike/>
            <w:lang w:bidi="en-US"/>
          </w:rPr>
          <w:t>.</w:t>
        </w:r>
        <w:r w:rsidRPr="002E41AC">
          <w:rPr>
            <w:strike/>
            <w:lang w:bidi="en-US"/>
          </w:rPr>
          <w:t>003</w:t>
        </w:r>
        <w:commentRangeEnd w:id="1745"/>
        <w:r w:rsidRPr="002E41AC">
          <w:rPr>
            <w:rStyle w:val="Kommentarzeichen"/>
            <w:strike/>
          </w:rPr>
          <w:commentReference w:id="1745"/>
        </w:r>
        <w:r w:rsidRPr="002E41AC">
          <w:rPr>
            <w:strike/>
            <w:lang w:bidi="en-US"/>
          </w:rPr>
          <w:t xml:space="preserve">, partial </w:t>
        </w:r>
        <m:oMath>
          <m:sSup>
            <m:sSupPr>
              <m:ctrlPr>
                <w:rPr>
                  <w:rFonts w:ascii="Cambria Math" w:hAnsi="Cambria Math"/>
                  <w:i/>
                  <w:strike/>
                  <w:lang w:bidi="en-US"/>
                </w:rPr>
              </m:ctrlPr>
            </m:sSupPr>
            <m:e>
              <m:r>
                <w:rPr>
                  <w:rFonts w:ascii="Cambria Math" w:hAnsi="Cambria Math"/>
                  <w:strike/>
                  <w:lang w:bidi="en-US"/>
                </w:rPr>
                <m:t>η</m:t>
              </m:r>
            </m:e>
            <m:sup>
              <m:r>
                <w:rPr>
                  <w:rFonts w:ascii="Cambria Math" w:hAnsi="Cambria Math"/>
                  <w:strike/>
                  <w:lang w:bidi="en-US"/>
                </w:rPr>
                <m:t>2</m:t>
              </m:r>
            </m:sup>
          </m:sSup>
        </m:oMath>
        <w:r w:rsidRPr="002E41AC">
          <w:rPr>
            <w:strike/>
            <w:lang w:bidi="en-US"/>
          </w:rPr>
          <w:t xml:space="preserve"> = .158) and a main effect of block number (</w:t>
        </w:r>
        <w:r w:rsidRPr="002E41AC">
          <w:rPr>
            <w:i/>
            <w:strike/>
            <w:lang w:bidi="en-US"/>
          </w:rPr>
          <w:t>F</w:t>
        </w:r>
        <w:r w:rsidRPr="002E41AC">
          <w:rPr>
            <w:i/>
            <w:strike/>
            <w:vertAlign w:val="subscript"/>
            <w:lang w:bidi="en-US"/>
          </w:rPr>
          <w:t xml:space="preserve">4.239 </w:t>
        </w:r>
        <w:r w:rsidRPr="002E41AC">
          <w:rPr>
            <w:strike/>
            <w:lang w:bidi="en-US"/>
          </w:rPr>
          <w:t>=</w:t>
        </w:r>
        <w:r w:rsidRPr="002E41AC">
          <w:rPr>
            <w:strike/>
            <w:vertAlign w:val="subscript"/>
            <w:lang w:bidi="en-US"/>
          </w:rPr>
          <w:t xml:space="preserve"> </w:t>
        </w:r>
        <w:r w:rsidRPr="002E41AC">
          <w:rPr>
            <w:strike/>
            <w:lang w:bidi="en-US"/>
          </w:rPr>
          <w:t xml:space="preserve">13.941, </w:t>
        </w:r>
        <w:r w:rsidRPr="002E41AC">
          <w:rPr>
            <w:i/>
            <w:strike/>
            <w:lang w:bidi="en-US"/>
          </w:rPr>
          <w:t>p</w:t>
        </w:r>
        <w:r w:rsidRPr="002E41AC">
          <w:rPr>
            <w:strike/>
            <w:lang w:bidi="en-US"/>
          </w:rPr>
          <w:t xml:space="preserve"> &lt; .001; partial </w:t>
        </w:r>
        <m:oMath>
          <m:sSup>
            <m:sSupPr>
              <m:ctrlPr>
                <w:rPr>
                  <w:rFonts w:ascii="Cambria Math" w:hAnsi="Cambria Math"/>
                  <w:i/>
                  <w:strike/>
                  <w:lang w:bidi="en-US"/>
                </w:rPr>
              </m:ctrlPr>
            </m:sSupPr>
            <m:e>
              <m:r>
                <w:rPr>
                  <w:rFonts w:ascii="Cambria Math" w:hAnsi="Cambria Math"/>
                  <w:strike/>
                  <w:lang w:bidi="en-US"/>
                </w:rPr>
                <m:t>η</m:t>
              </m:r>
            </m:e>
            <m:sup>
              <m:r>
                <w:rPr>
                  <w:rFonts w:ascii="Cambria Math" w:hAnsi="Cambria Math"/>
                  <w:strike/>
                  <w:lang w:bidi="en-US"/>
                </w:rPr>
                <m:t>2</m:t>
              </m:r>
            </m:sup>
          </m:sSup>
        </m:oMath>
        <w:r w:rsidRPr="002E41AC">
          <w:rPr>
            <w:strike/>
            <w:lang w:bidi="en-US"/>
          </w:rPr>
          <w:t xml:space="preserve"> = .211).</w:t>
        </w:r>
        <w:r>
          <w:rPr>
            <w:lang w:bidi="en-US"/>
          </w:rPr>
          <w:t xml:space="preserve"> There was a significant interaction between trial type and block for mean reaction times (</w:t>
        </w:r>
        <w:r w:rsidRPr="002E41AC">
          <w:rPr>
            <w:i/>
            <w:lang w:bidi="en-US"/>
          </w:rPr>
          <w:t>F</w:t>
        </w:r>
        <w:r w:rsidRPr="002E41AC">
          <w:rPr>
            <w:i/>
            <w:vertAlign w:val="subscript"/>
            <w:lang w:bidi="en-US"/>
          </w:rPr>
          <w:t>6</w:t>
        </w:r>
        <w:r>
          <w:rPr>
            <w:i/>
            <w:vertAlign w:val="subscript"/>
            <w:lang w:bidi="en-US"/>
          </w:rPr>
          <w:t>.</w:t>
        </w:r>
        <w:r w:rsidRPr="002E41AC">
          <w:rPr>
            <w:i/>
            <w:vertAlign w:val="subscript"/>
            <w:lang w:bidi="en-US"/>
          </w:rPr>
          <w:t>983</w:t>
        </w:r>
        <w:r>
          <w:rPr>
            <w:lang w:bidi="en-US"/>
          </w:rPr>
          <w:t xml:space="preserve"> = </w:t>
        </w:r>
        <w:r w:rsidRPr="003D1AF8">
          <w:rPr>
            <w:lang w:bidi="en-US"/>
          </w:rPr>
          <w:t>9</w:t>
        </w:r>
        <w:r>
          <w:rPr>
            <w:lang w:bidi="en-US"/>
          </w:rPr>
          <w:t xml:space="preserve">.286, </w:t>
        </w:r>
        <w:r>
          <w:rPr>
            <w:i/>
            <w:lang w:bidi="en-US"/>
          </w:rPr>
          <w:t>p</w:t>
        </w:r>
        <w:r>
          <w:rPr>
            <w:lang w:bidi="en-US"/>
          </w:rPr>
          <w:t xml:space="preserve"> &lt; .001, partial </w:t>
        </w:r>
        <m:oMath>
          <m:sSup>
            <m:sSupPr>
              <m:ctrlPr>
                <w:rPr>
                  <w:rFonts w:ascii="Cambria Math" w:hAnsi="Cambria Math"/>
                  <w:i/>
                  <w:lang w:bidi="en-US"/>
                </w:rPr>
              </m:ctrlPr>
            </m:sSupPr>
            <m:e>
              <m:r>
                <w:rPr>
                  <w:rFonts w:ascii="Cambria Math" w:hAnsi="Cambria Math"/>
                  <w:lang w:bidi="en-US"/>
                </w:rPr>
                <m:t>η</m:t>
              </m:r>
            </m:e>
            <m:sup>
              <m:r>
                <w:rPr>
                  <w:rFonts w:ascii="Cambria Math" w:hAnsi="Cambria Math"/>
                  <w:lang w:bidi="en-US"/>
                </w:rPr>
                <m:t>2</m:t>
              </m:r>
            </m:sup>
          </m:sSup>
        </m:oMath>
        <w:r>
          <w:rPr>
            <w:rFonts w:eastAsiaTheme="minorEastAsia"/>
            <w:lang w:bidi="en-US"/>
          </w:rPr>
          <w:t xml:space="preserve"> = .12)</w:t>
        </w:r>
        <w:r>
          <w:rPr>
            <w:lang w:bidi="en-US"/>
          </w:rPr>
          <w:t>. Simple effects of trial type per block are summarized in Table 2</w:t>
        </w:r>
        <w:commentRangeStart w:id="1746"/>
        <w:r>
          <w:rPr>
            <w:lang w:bidi="en-US"/>
          </w:rPr>
          <w:t>. Further, t</w:t>
        </w:r>
        <w:r w:rsidRPr="002E41AC">
          <w:rPr>
            <w:lang w:bidi="en-US"/>
          </w:rPr>
          <w:t xml:space="preserve">here was a significant main effect of </w:t>
        </w:r>
        <w:r>
          <w:rPr>
            <w:lang w:bidi="en-US"/>
          </w:rPr>
          <w:t xml:space="preserve">block for the standard deviation of the reaction times </w:t>
        </w:r>
        <w:r w:rsidRPr="002E41AC">
          <w:rPr>
            <w:lang w:bidi="en-US"/>
          </w:rPr>
          <w:t>(</w:t>
        </w:r>
        <w:r>
          <w:rPr>
            <w:i/>
            <w:lang w:bidi="en-US"/>
          </w:rPr>
          <w:t>F</w:t>
        </w:r>
        <w:r w:rsidRPr="00C62EE1">
          <w:rPr>
            <w:vertAlign w:val="subscript"/>
            <w:lang w:bidi="en-US"/>
          </w:rPr>
          <w:t>6</w:t>
        </w:r>
        <w:r>
          <w:rPr>
            <w:vertAlign w:val="subscript"/>
            <w:lang w:bidi="en-US"/>
          </w:rPr>
          <w:t>.</w:t>
        </w:r>
        <w:r w:rsidRPr="00C62EE1">
          <w:rPr>
            <w:vertAlign w:val="subscript"/>
            <w:lang w:bidi="en-US"/>
          </w:rPr>
          <w:t>552</w:t>
        </w:r>
        <w:r w:rsidRPr="002E41AC">
          <w:rPr>
            <w:lang w:bidi="en-US"/>
          </w:rPr>
          <w:t xml:space="preserve"> </w:t>
        </w:r>
        <w:r>
          <w:rPr>
            <w:lang w:bidi="en-US"/>
          </w:rPr>
          <w:t>= 20.643</w:t>
        </w:r>
        <w:r w:rsidRPr="002E41AC">
          <w:rPr>
            <w:lang w:bidi="en-US"/>
          </w:rPr>
          <w:t xml:space="preserve">, </w:t>
        </w:r>
        <w:r w:rsidRPr="002E41AC">
          <w:rPr>
            <w:i/>
            <w:lang w:bidi="en-US"/>
          </w:rPr>
          <w:t xml:space="preserve">p </w:t>
        </w:r>
        <w:r>
          <w:rPr>
            <w:i/>
            <w:lang w:bidi="en-US"/>
          </w:rPr>
          <w:t>&lt;</w:t>
        </w:r>
        <w:r w:rsidRPr="002E41AC">
          <w:rPr>
            <w:i/>
            <w:lang w:bidi="en-US"/>
          </w:rPr>
          <w:t xml:space="preserve"> .</w:t>
        </w:r>
        <w:r w:rsidRPr="002E41AC">
          <w:rPr>
            <w:lang w:bidi="en-US"/>
          </w:rPr>
          <w:t>00</w:t>
        </w:r>
        <w:r>
          <w:rPr>
            <w:lang w:bidi="en-US"/>
          </w:rPr>
          <w:t>1</w:t>
        </w:r>
        <w:r w:rsidRPr="002E41AC">
          <w:rPr>
            <w:lang w:bidi="en-US"/>
          </w:rPr>
          <w:t xml:space="preserve">, partial </w:t>
        </w:r>
        <m:oMath>
          <m:sSup>
            <m:sSupPr>
              <m:ctrlPr>
                <w:rPr>
                  <w:rFonts w:ascii="Cambria Math" w:hAnsi="Cambria Math"/>
                  <w:i/>
                  <w:lang w:bidi="en-US"/>
                </w:rPr>
              </m:ctrlPr>
            </m:sSupPr>
            <m:e>
              <m:r>
                <w:rPr>
                  <w:rFonts w:ascii="Cambria Math" w:hAnsi="Cambria Math"/>
                  <w:lang w:bidi="en-US"/>
                </w:rPr>
                <m:t>η</m:t>
              </m:r>
            </m:e>
            <m:sup>
              <m:r>
                <w:rPr>
                  <w:rFonts w:ascii="Cambria Math" w:hAnsi="Cambria Math"/>
                  <w:lang w:bidi="en-US"/>
                </w:rPr>
                <m:t>2</m:t>
              </m:r>
            </m:sup>
          </m:sSup>
        </m:oMath>
        <w:r w:rsidRPr="002E41AC">
          <w:rPr>
            <w:lang w:bidi="en-US"/>
          </w:rPr>
          <w:t xml:space="preserve"> = .</w:t>
        </w:r>
        <w:r>
          <w:rPr>
            <w:lang w:bidi="en-US"/>
          </w:rPr>
          <w:t>233</w:t>
        </w:r>
        <w:r w:rsidRPr="002E41AC">
          <w:rPr>
            <w:lang w:bidi="en-US"/>
          </w:rPr>
          <w:t>)</w:t>
        </w:r>
        <w:r>
          <w:rPr>
            <w:lang w:bidi="en-US"/>
          </w:rPr>
          <w:t xml:space="preserve"> and the coefficient of variation </w:t>
        </w:r>
        <w:r w:rsidRPr="005B4450">
          <w:rPr>
            <w:lang w:bidi="en-US"/>
          </w:rPr>
          <w:t>(</w:t>
        </w:r>
        <w:r w:rsidRPr="005B4450">
          <w:rPr>
            <w:i/>
            <w:lang w:bidi="en-US"/>
          </w:rPr>
          <w:t>F</w:t>
        </w:r>
        <w:r>
          <w:rPr>
            <w:vertAlign w:val="subscript"/>
            <w:lang w:bidi="en-US"/>
          </w:rPr>
          <w:t>6.605</w:t>
        </w:r>
        <w:r w:rsidRPr="005B4450">
          <w:rPr>
            <w:lang w:bidi="en-US"/>
          </w:rPr>
          <w:t xml:space="preserve"> </w:t>
        </w:r>
        <w:r>
          <w:rPr>
            <w:lang w:bidi="en-US"/>
          </w:rPr>
          <w:t xml:space="preserve">= </w:t>
        </w:r>
        <w:r w:rsidRPr="001B43D2">
          <w:rPr>
            <w:lang w:bidi="en-US"/>
          </w:rPr>
          <w:t>2</w:t>
        </w:r>
        <w:r>
          <w:rPr>
            <w:lang w:bidi="en-US"/>
          </w:rPr>
          <w:t>6.</w:t>
        </w:r>
        <w:commentRangeEnd w:id="1746"/>
        <w:r>
          <w:rPr>
            <w:rStyle w:val="Kommentarzeichen"/>
          </w:rPr>
          <w:commentReference w:id="1746"/>
        </w:r>
        <w:r>
          <w:rPr>
            <w:lang w:bidi="en-US"/>
          </w:rPr>
          <w:t>9</w:t>
        </w:r>
        <w:r w:rsidRPr="005B4450">
          <w:rPr>
            <w:lang w:bidi="en-US"/>
          </w:rPr>
          <w:t xml:space="preserve">, </w:t>
        </w:r>
        <w:r w:rsidRPr="005B4450">
          <w:rPr>
            <w:i/>
            <w:lang w:bidi="en-US"/>
          </w:rPr>
          <w:t xml:space="preserve">p </w:t>
        </w:r>
        <w:r>
          <w:rPr>
            <w:i/>
            <w:lang w:bidi="en-US"/>
          </w:rPr>
          <w:t>&lt;</w:t>
        </w:r>
        <w:r w:rsidRPr="005B4450">
          <w:rPr>
            <w:i/>
            <w:lang w:bidi="en-US"/>
          </w:rPr>
          <w:t xml:space="preserve"> .</w:t>
        </w:r>
        <w:r w:rsidRPr="005B4450">
          <w:rPr>
            <w:lang w:bidi="en-US"/>
          </w:rPr>
          <w:t>00</w:t>
        </w:r>
        <w:r>
          <w:rPr>
            <w:lang w:bidi="en-US"/>
          </w:rPr>
          <w:t>1</w:t>
        </w:r>
        <w:r w:rsidRPr="005B4450">
          <w:rPr>
            <w:lang w:bidi="en-US"/>
          </w:rPr>
          <w:t xml:space="preserve">, partial </w:t>
        </w:r>
        <m:oMath>
          <m:sSup>
            <m:sSupPr>
              <m:ctrlPr>
                <w:rPr>
                  <w:rFonts w:ascii="Cambria Math" w:hAnsi="Cambria Math"/>
                  <w:i/>
                  <w:lang w:bidi="en-US"/>
                </w:rPr>
              </m:ctrlPr>
            </m:sSupPr>
            <m:e>
              <m:r>
                <w:rPr>
                  <w:rFonts w:ascii="Cambria Math" w:hAnsi="Cambria Math"/>
                  <w:lang w:bidi="en-US"/>
                </w:rPr>
                <m:t>η</m:t>
              </m:r>
            </m:e>
            <m:sup>
              <m:r>
                <w:rPr>
                  <w:rFonts w:ascii="Cambria Math" w:hAnsi="Cambria Math"/>
                  <w:lang w:bidi="en-US"/>
                </w:rPr>
                <m:t>2</m:t>
              </m:r>
            </m:sup>
          </m:sSup>
        </m:oMath>
        <w:r w:rsidRPr="005B4450">
          <w:rPr>
            <w:lang w:bidi="en-US"/>
          </w:rPr>
          <w:t xml:space="preserve"> = .</w:t>
        </w:r>
        <w:r w:rsidRPr="001B43D2">
          <w:rPr>
            <w:lang w:bidi="en-US"/>
          </w:rPr>
          <w:t>2</w:t>
        </w:r>
        <w:r>
          <w:rPr>
            <w:lang w:bidi="en-US"/>
          </w:rPr>
          <w:t>83</w:t>
        </w:r>
        <w:r w:rsidRPr="005B4450">
          <w:rPr>
            <w:lang w:bidi="en-US"/>
          </w:rPr>
          <w:t>)</w:t>
        </w:r>
        <w:r>
          <w:rPr>
            <w:lang w:bidi="en-US"/>
          </w:rPr>
          <w:t xml:space="preserve">. Specifically, the standard deviation and the coefficient of variation, increased as the experiment </w:t>
        </w:r>
        <w:commentRangeStart w:id="1747"/>
        <w:r>
          <w:rPr>
            <w:lang w:bidi="en-US"/>
          </w:rPr>
          <w:t>progressed</w:t>
        </w:r>
        <w:commentRangeEnd w:id="1747"/>
        <w:r>
          <w:rPr>
            <w:rStyle w:val="Kommentarzeichen"/>
          </w:rPr>
          <w:commentReference w:id="1747"/>
        </w:r>
        <w:r>
          <w:rPr>
            <w:lang w:bidi="en-US"/>
          </w:rPr>
          <w:t xml:space="preserve">. </w:t>
        </w:r>
      </w:ins>
    </w:p>
    <w:p w14:paraId="4471A45D" w14:textId="77777777" w:rsidR="00DB0A2A" w:rsidRPr="002E41AC" w:rsidRDefault="00DB0A2A" w:rsidP="00DB0A2A">
      <w:pPr>
        <w:rPr>
          <w:ins w:id="1748" w:author="praktikum" w:date="2022-04-12T15:40:00Z"/>
          <w:b/>
          <w:lang w:bidi="en-US"/>
        </w:rPr>
      </w:pPr>
      <w:ins w:id="1749" w:author="praktikum" w:date="2022-04-12T15:40:00Z">
        <w:r w:rsidRPr="002E41AC">
          <w:rPr>
            <w:b/>
            <w:lang w:bidi="en-US"/>
          </w:rPr>
          <w:t>Table 2</w:t>
        </w:r>
      </w:ins>
    </w:p>
    <w:p w14:paraId="56BB68B6" w14:textId="77777777" w:rsidR="00DB0A2A" w:rsidRPr="002E41AC" w:rsidRDefault="00DB0A2A" w:rsidP="00DB0A2A">
      <w:pPr>
        <w:rPr>
          <w:ins w:id="1750" w:author="praktikum" w:date="2022-04-12T15:40:00Z"/>
          <w:i/>
          <w:lang w:bidi="en-US"/>
        </w:rPr>
      </w:pPr>
      <w:ins w:id="1751" w:author="praktikum" w:date="2022-04-12T15:40:00Z">
        <w:r>
          <w:rPr>
            <w:i/>
            <w:lang w:bidi="en-US"/>
          </w:rPr>
          <w:t>Effect of Trial Type Per Block</w:t>
        </w:r>
      </w:ins>
    </w:p>
    <w:tbl>
      <w:tblPr>
        <w:tblW w:w="4800" w:type="dxa"/>
        <w:tblCellMar>
          <w:left w:w="70" w:type="dxa"/>
          <w:right w:w="70" w:type="dxa"/>
        </w:tblCellMar>
        <w:tblLook w:val="04A0" w:firstRow="1" w:lastRow="0" w:firstColumn="1" w:lastColumn="0" w:noHBand="0" w:noVBand="1"/>
      </w:tblPr>
      <w:tblGrid>
        <w:gridCol w:w="1216"/>
        <w:gridCol w:w="1186"/>
        <w:gridCol w:w="1182"/>
        <w:gridCol w:w="1216"/>
      </w:tblGrid>
      <w:tr w:rsidR="00DB0A2A" w:rsidRPr="000572F9" w14:paraId="4DBB1A1E" w14:textId="77777777" w:rsidTr="00043786">
        <w:trPr>
          <w:trHeight w:val="458"/>
          <w:ins w:id="1752" w:author="praktikum" w:date="2022-04-12T15:40:00Z"/>
        </w:trPr>
        <w:tc>
          <w:tcPr>
            <w:tcW w:w="1216" w:type="dxa"/>
            <w:vMerge w:val="restart"/>
            <w:tcBorders>
              <w:top w:val="nil"/>
              <w:left w:val="nil"/>
              <w:bottom w:val="single" w:sz="8" w:space="0" w:color="000000"/>
              <w:right w:val="nil"/>
            </w:tcBorders>
            <w:shd w:val="clear" w:color="auto" w:fill="auto"/>
            <w:noWrap/>
            <w:vAlign w:val="center"/>
            <w:hideMark/>
          </w:tcPr>
          <w:p w14:paraId="6EAD01A7" w14:textId="77777777" w:rsidR="00DB0A2A" w:rsidRPr="000572F9" w:rsidRDefault="00DB0A2A" w:rsidP="00043786">
            <w:pPr>
              <w:spacing w:after="0" w:line="240" w:lineRule="auto"/>
              <w:contextualSpacing w:val="0"/>
              <w:jc w:val="center"/>
              <w:rPr>
                <w:ins w:id="1753" w:author="praktikum" w:date="2022-04-12T15:40:00Z"/>
                <w:rFonts w:eastAsia="Times New Roman"/>
                <w:color w:val="000000"/>
                <w:lang w:val="de-DE" w:eastAsia="de-DE"/>
              </w:rPr>
            </w:pPr>
            <w:ins w:id="1754" w:author="praktikum" w:date="2022-04-12T15:40:00Z">
              <w:r w:rsidRPr="000572F9">
                <w:rPr>
                  <w:rFonts w:eastAsia="Times New Roman"/>
                  <w:color w:val="000000"/>
                  <w:lang w:val="de-DE" w:eastAsia="de-DE"/>
                </w:rPr>
                <w:t>Block</w:t>
              </w:r>
            </w:ins>
          </w:p>
        </w:tc>
        <w:tc>
          <w:tcPr>
            <w:tcW w:w="1186" w:type="dxa"/>
            <w:vMerge w:val="restart"/>
            <w:tcBorders>
              <w:top w:val="nil"/>
              <w:left w:val="nil"/>
              <w:bottom w:val="single" w:sz="8" w:space="0" w:color="000000"/>
              <w:right w:val="nil"/>
            </w:tcBorders>
            <w:shd w:val="clear" w:color="auto" w:fill="auto"/>
            <w:vAlign w:val="center"/>
            <w:hideMark/>
          </w:tcPr>
          <w:p w14:paraId="7E256750" w14:textId="77777777" w:rsidR="00DB0A2A" w:rsidRPr="000572F9" w:rsidRDefault="00DB0A2A" w:rsidP="00043786">
            <w:pPr>
              <w:spacing w:after="0" w:line="240" w:lineRule="auto"/>
              <w:contextualSpacing w:val="0"/>
              <w:jc w:val="center"/>
              <w:rPr>
                <w:ins w:id="1755" w:author="praktikum" w:date="2022-04-12T15:40:00Z"/>
                <w:rFonts w:eastAsia="Times New Roman"/>
                <w:i/>
                <w:iCs/>
                <w:color w:val="000000"/>
                <w:lang w:val="de-DE" w:eastAsia="de-DE"/>
              </w:rPr>
            </w:pPr>
            <w:ins w:id="1756" w:author="praktikum" w:date="2022-04-12T15:40:00Z">
              <w:r w:rsidRPr="000572F9">
                <w:rPr>
                  <w:rFonts w:eastAsia="Times New Roman"/>
                  <w:i/>
                  <w:iCs/>
                  <w:color w:val="000000"/>
                  <w:lang w:val="de-DE" w:eastAsia="de-DE"/>
                </w:rPr>
                <w:t>F</w:t>
              </w:r>
              <w:r w:rsidRPr="002E41AC">
                <w:rPr>
                  <w:rFonts w:eastAsia="Times New Roman"/>
                  <w:i/>
                  <w:iCs/>
                  <w:color w:val="000000"/>
                  <w:vertAlign w:val="subscript"/>
                  <w:lang w:val="de-DE" w:eastAsia="de-DE"/>
                </w:rPr>
                <w:t>1,68</w:t>
              </w:r>
            </w:ins>
          </w:p>
        </w:tc>
        <w:tc>
          <w:tcPr>
            <w:tcW w:w="1182" w:type="dxa"/>
            <w:vMerge w:val="restart"/>
            <w:tcBorders>
              <w:top w:val="nil"/>
              <w:left w:val="nil"/>
              <w:bottom w:val="single" w:sz="8" w:space="0" w:color="000000"/>
              <w:right w:val="nil"/>
            </w:tcBorders>
            <w:shd w:val="clear" w:color="auto" w:fill="auto"/>
            <w:vAlign w:val="center"/>
            <w:hideMark/>
          </w:tcPr>
          <w:p w14:paraId="7BF96DCE" w14:textId="77777777" w:rsidR="00DB0A2A" w:rsidRPr="000572F9" w:rsidRDefault="00DB0A2A" w:rsidP="00043786">
            <w:pPr>
              <w:spacing w:after="0" w:line="240" w:lineRule="auto"/>
              <w:contextualSpacing w:val="0"/>
              <w:jc w:val="center"/>
              <w:rPr>
                <w:ins w:id="1757" w:author="praktikum" w:date="2022-04-12T15:40:00Z"/>
                <w:rFonts w:eastAsia="Times New Roman"/>
                <w:i/>
                <w:iCs/>
                <w:color w:val="000000"/>
                <w:lang w:val="de-DE" w:eastAsia="de-DE"/>
              </w:rPr>
            </w:pPr>
            <w:ins w:id="1758" w:author="praktikum" w:date="2022-04-12T15:40:00Z">
              <w:r w:rsidRPr="000572F9">
                <w:rPr>
                  <w:rFonts w:eastAsia="Times New Roman"/>
                  <w:i/>
                  <w:iCs/>
                  <w:color w:val="000000"/>
                  <w:lang w:val="de-DE" w:eastAsia="de-DE"/>
                </w:rPr>
                <w:t>p</w:t>
              </w:r>
            </w:ins>
          </w:p>
        </w:tc>
        <w:tc>
          <w:tcPr>
            <w:tcW w:w="1216" w:type="dxa"/>
            <w:vMerge w:val="restart"/>
            <w:tcBorders>
              <w:top w:val="nil"/>
              <w:left w:val="nil"/>
              <w:bottom w:val="single" w:sz="8" w:space="0" w:color="000000"/>
              <w:right w:val="nil"/>
            </w:tcBorders>
            <w:shd w:val="clear" w:color="auto" w:fill="auto"/>
            <w:noWrap/>
            <w:vAlign w:val="center"/>
            <w:hideMark/>
          </w:tcPr>
          <w:p w14:paraId="2AF680E2" w14:textId="77777777" w:rsidR="00DB0A2A" w:rsidRPr="000572F9" w:rsidRDefault="00DB0A2A" w:rsidP="00043786">
            <w:pPr>
              <w:spacing w:after="0" w:line="240" w:lineRule="auto"/>
              <w:contextualSpacing w:val="0"/>
              <w:jc w:val="center"/>
              <w:rPr>
                <w:ins w:id="1759" w:author="praktikum" w:date="2022-04-12T15:40:00Z"/>
                <w:rFonts w:ascii="Calibri" w:eastAsia="Times New Roman" w:hAnsi="Calibri" w:cs="Calibri"/>
                <w:color w:val="000000"/>
                <w:sz w:val="22"/>
                <w:szCs w:val="22"/>
                <w:lang w:val="de-DE" w:eastAsia="de-DE"/>
              </w:rPr>
            </w:pPr>
            <w:ins w:id="1760" w:author="praktikum" w:date="2022-04-12T15:40:00Z">
              <w:r w:rsidRPr="002E41AC">
                <w:rPr>
                  <w:rFonts w:eastAsia="Times New Roman"/>
                  <w:color w:val="000000"/>
                  <w:lang w:val="de-DE" w:eastAsia="de-DE"/>
                </w:rPr>
                <w:t>Partial η</w:t>
              </w:r>
              <w:r w:rsidRPr="002E41AC">
                <w:rPr>
                  <w:rFonts w:eastAsia="Times New Roman"/>
                  <w:color w:val="000000"/>
                  <w:vertAlign w:val="superscript"/>
                  <w:lang w:val="de-DE" w:eastAsia="de-DE"/>
                </w:rPr>
                <w:t>2</w:t>
              </w:r>
            </w:ins>
          </w:p>
        </w:tc>
      </w:tr>
      <w:tr w:rsidR="00DB0A2A" w:rsidRPr="000572F9" w14:paraId="7895B65A" w14:textId="77777777" w:rsidTr="00043786">
        <w:trPr>
          <w:trHeight w:val="458"/>
          <w:ins w:id="1761" w:author="praktikum" w:date="2022-04-12T15:40:00Z"/>
        </w:trPr>
        <w:tc>
          <w:tcPr>
            <w:tcW w:w="1216" w:type="dxa"/>
            <w:vMerge/>
            <w:tcBorders>
              <w:top w:val="nil"/>
              <w:left w:val="nil"/>
              <w:bottom w:val="single" w:sz="8" w:space="0" w:color="000000"/>
              <w:right w:val="nil"/>
            </w:tcBorders>
            <w:vAlign w:val="center"/>
            <w:hideMark/>
          </w:tcPr>
          <w:p w14:paraId="1DE5DDB2" w14:textId="77777777" w:rsidR="00DB0A2A" w:rsidRPr="000572F9" w:rsidRDefault="00DB0A2A" w:rsidP="00043786">
            <w:pPr>
              <w:spacing w:after="0" w:line="240" w:lineRule="auto"/>
              <w:contextualSpacing w:val="0"/>
              <w:rPr>
                <w:ins w:id="1762" w:author="praktikum" w:date="2022-04-12T15:40:00Z"/>
                <w:rFonts w:eastAsia="Times New Roman"/>
                <w:color w:val="000000"/>
                <w:lang w:val="de-DE" w:eastAsia="de-DE"/>
              </w:rPr>
            </w:pPr>
          </w:p>
        </w:tc>
        <w:tc>
          <w:tcPr>
            <w:tcW w:w="1186" w:type="dxa"/>
            <w:vMerge/>
            <w:tcBorders>
              <w:top w:val="nil"/>
              <w:left w:val="nil"/>
              <w:bottom w:val="single" w:sz="8" w:space="0" w:color="000000"/>
              <w:right w:val="nil"/>
            </w:tcBorders>
            <w:vAlign w:val="center"/>
            <w:hideMark/>
          </w:tcPr>
          <w:p w14:paraId="1676C59E" w14:textId="77777777" w:rsidR="00DB0A2A" w:rsidRPr="000572F9" w:rsidRDefault="00DB0A2A" w:rsidP="00043786">
            <w:pPr>
              <w:spacing w:after="0" w:line="240" w:lineRule="auto"/>
              <w:contextualSpacing w:val="0"/>
              <w:rPr>
                <w:ins w:id="1763" w:author="praktikum" w:date="2022-04-12T15:40:00Z"/>
                <w:rFonts w:eastAsia="Times New Roman"/>
                <w:i/>
                <w:iCs/>
                <w:color w:val="000000"/>
                <w:lang w:val="de-DE" w:eastAsia="de-DE"/>
              </w:rPr>
            </w:pPr>
          </w:p>
        </w:tc>
        <w:tc>
          <w:tcPr>
            <w:tcW w:w="1182" w:type="dxa"/>
            <w:vMerge/>
            <w:tcBorders>
              <w:top w:val="nil"/>
              <w:left w:val="nil"/>
              <w:bottom w:val="single" w:sz="8" w:space="0" w:color="000000"/>
              <w:right w:val="nil"/>
            </w:tcBorders>
            <w:vAlign w:val="center"/>
            <w:hideMark/>
          </w:tcPr>
          <w:p w14:paraId="6587EA9B" w14:textId="77777777" w:rsidR="00DB0A2A" w:rsidRPr="000572F9" w:rsidRDefault="00DB0A2A" w:rsidP="00043786">
            <w:pPr>
              <w:spacing w:after="0" w:line="240" w:lineRule="auto"/>
              <w:contextualSpacing w:val="0"/>
              <w:rPr>
                <w:ins w:id="1764" w:author="praktikum" w:date="2022-04-12T15:40:00Z"/>
                <w:rFonts w:eastAsia="Times New Roman"/>
                <w:i/>
                <w:iCs/>
                <w:color w:val="000000"/>
                <w:lang w:val="de-DE" w:eastAsia="de-DE"/>
              </w:rPr>
            </w:pPr>
          </w:p>
        </w:tc>
        <w:tc>
          <w:tcPr>
            <w:tcW w:w="1216" w:type="dxa"/>
            <w:vMerge/>
            <w:tcBorders>
              <w:top w:val="nil"/>
              <w:left w:val="nil"/>
              <w:bottom w:val="single" w:sz="8" w:space="0" w:color="000000"/>
              <w:right w:val="nil"/>
            </w:tcBorders>
            <w:vAlign w:val="center"/>
            <w:hideMark/>
          </w:tcPr>
          <w:p w14:paraId="2A401C98" w14:textId="77777777" w:rsidR="00DB0A2A" w:rsidRPr="000572F9" w:rsidRDefault="00DB0A2A" w:rsidP="00043786">
            <w:pPr>
              <w:spacing w:after="0" w:line="240" w:lineRule="auto"/>
              <w:contextualSpacing w:val="0"/>
              <w:rPr>
                <w:ins w:id="1765" w:author="praktikum" w:date="2022-04-12T15:40:00Z"/>
                <w:rFonts w:ascii="Calibri" w:eastAsia="Times New Roman" w:hAnsi="Calibri" w:cs="Calibri"/>
                <w:color w:val="000000"/>
                <w:sz w:val="22"/>
                <w:szCs w:val="22"/>
                <w:lang w:val="de-DE" w:eastAsia="de-DE"/>
              </w:rPr>
            </w:pPr>
          </w:p>
        </w:tc>
      </w:tr>
      <w:tr w:rsidR="00DB0A2A" w:rsidRPr="000572F9" w14:paraId="0416EF72" w14:textId="77777777" w:rsidTr="00043786">
        <w:trPr>
          <w:trHeight w:val="315"/>
          <w:ins w:id="1766" w:author="praktikum" w:date="2022-04-12T15:40:00Z"/>
        </w:trPr>
        <w:tc>
          <w:tcPr>
            <w:tcW w:w="1216" w:type="dxa"/>
            <w:tcBorders>
              <w:top w:val="nil"/>
              <w:left w:val="nil"/>
              <w:bottom w:val="nil"/>
              <w:right w:val="nil"/>
            </w:tcBorders>
            <w:shd w:val="clear" w:color="auto" w:fill="auto"/>
            <w:noWrap/>
            <w:vAlign w:val="center"/>
            <w:hideMark/>
          </w:tcPr>
          <w:p w14:paraId="2281914F" w14:textId="77777777" w:rsidR="00DB0A2A" w:rsidRPr="000572F9" w:rsidRDefault="00DB0A2A" w:rsidP="00043786">
            <w:pPr>
              <w:spacing w:after="0" w:line="240" w:lineRule="auto"/>
              <w:contextualSpacing w:val="0"/>
              <w:jc w:val="center"/>
              <w:rPr>
                <w:ins w:id="1767" w:author="praktikum" w:date="2022-04-12T15:40:00Z"/>
                <w:rFonts w:eastAsia="Times New Roman"/>
                <w:color w:val="000000"/>
                <w:lang w:val="de-DE" w:eastAsia="de-DE"/>
              </w:rPr>
            </w:pPr>
            <w:ins w:id="1768" w:author="praktikum" w:date="2022-04-12T15:40:00Z">
              <w:r w:rsidRPr="000572F9">
                <w:rPr>
                  <w:rFonts w:eastAsia="Times New Roman"/>
                  <w:color w:val="000000"/>
                  <w:lang w:val="de-DE" w:eastAsia="de-DE"/>
                </w:rPr>
                <w:t>1</w:t>
              </w:r>
            </w:ins>
          </w:p>
        </w:tc>
        <w:tc>
          <w:tcPr>
            <w:tcW w:w="1186" w:type="dxa"/>
            <w:tcBorders>
              <w:top w:val="nil"/>
              <w:left w:val="nil"/>
              <w:bottom w:val="nil"/>
              <w:right w:val="nil"/>
            </w:tcBorders>
            <w:shd w:val="clear" w:color="auto" w:fill="auto"/>
            <w:noWrap/>
            <w:vAlign w:val="center"/>
            <w:hideMark/>
          </w:tcPr>
          <w:p w14:paraId="5FB04BDB" w14:textId="77777777" w:rsidR="00DB0A2A" w:rsidRPr="000572F9" w:rsidRDefault="00DB0A2A" w:rsidP="00043786">
            <w:pPr>
              <w:spacing w:after="0" w:line="240" w:lineRule="auto"/>
              <w:contextualSpacing w:val="0"/>
              <w:jc w:val="center"/>
              <w:rPr>
                <w:ins w:id="1769" w:author="praktikum" w:date="2022-04-12T15:40:00Z"/>
                <w:rFonts w:eastAsia="Times New Roman"/>
                <w:color w:val="000000"/>
                <w:lang w:val="de-DE" w:eastAsia="de-DE"/>
              </w:rPr>
            </w:pPr>
            <w:ins w:id="1770" w:author="praktikum" w:date="2022-04-12T15:40:00Z">
              <w:r w:rsidRPr="000572F9">
                <w:rPr>
                  <w:rFonts w:eastAsia="Times New Roman"/>
                  <w:color w:val="000000"/>
                  <w:lang w:val="de-DE" w:eastAsia="de-DE"/>
                </w:rPr>
                <w:t>40.574</w:t>
              </w:r>
            </w:ins>
          </w:p>
        </w:tc>
        <w:tc>
          <w:tcPr>
            <w:tcW w:w="1182" w:type="dxa"/>
            <w:tcBorders>
              <w:top w:val="nil"/>
              <w:left w:val="nil"/>
              <w:bottom w:val="nil"/>
              <w:right w:val="nil"/>
            </w:tcBorders>
            <w:shd w:val="clear" w:color="auto" w:fill="auto"/>
            <w:noWrap/>
            <w:vAlign w:val="center"/>
            <w:hideMark/>
          </w:tcPr>
          <w:p w14:paraId="095AE754" w14:textId="77777777" w:rsidR="00DB0A2A" w:rsidRPr="000572F9" w:rsidRDefault="00DB0A2A" w:rsidP="00043786">
            <w:pPr>
              <w:spacing w:after="0" w:line="240" w:lineRule="auto"/>
              <w:contextualSpacing w:val="0"/>
              <w:jc w:val="center"/>
              <w:rPr>
                <w:ins w:id="1771" w:author="praktikum" w:date="2022-04-12T15:40:00Z"/>
                <w:rFonts w:eastAsia="Times New Roman"/>
                <w:color w:val="000000"/>
                <w:lang w:val="de-DE" w:eastAsia="de-DE"/>
              </w:rPr>
            </w:pPr>
            <w:ins w:id="1772" w:author="praktikum" w:date="2022-04-12T15:40:00Z">
              <w:r>
                <w:rPr>
                  <w:rFonts w:eastAsia="Times New Roman"/>
                  <w:color w:val="000000"/>
                  <w:lang w:val="de-DE" w:eastAsia="de-DE"/>
                </w:rPr>
                <w:t>&lt; .</w:t>
              </w:r>
              <w:r w:rsidRPr="000572F9">
                <w:rPr>
                  <w:rFonts w:eastAsia="Times New Roman"/>
                  <w:color w:val="000000"/>
                  <w:lang w:val="de-DE" w:eastAsia="de-DE"/>
                </w:rPr>
                <w:t>00</w:t>
              </w:r>
              <w:r>
                <w:rPr>
                  <w:rFonts w:eastAsia="Times New Roman"/>
                  <w:color w:val="000000"/>
                  <w:lang w:val="de-DE" w:eastAsia="de-DE"/>
                </w:rPr>
                <w:t>1</w:t>
              </w:r>
            </w:ins>
          </w:p>
        </w:tc>
        <w:tc>
          <w:tcPr>
            <w:tcW w:w="1216" w:type="dxa"/>
            <w:tcBorders>
              <w:top w:val="nil"/>
              <w:left w:val="nil"/>
              <w:bottom w:val="nil"/>
              <w:right w:val="nil"/>
            </w:tcBorders>
            <w:shd w:val="clear" w:color="auto" w:fill="auto"/>
            <w:noWrap/>
            <w:vAlign w:val="center"/>
            <w:hideMark/>
          </w:tcPr>
          <w:p w14:paraId="7F694206" w14:textId="77777777" w:rsidR="00DB0A2A" w:rsidRPr="000572F9" w:rsidRDefault="00DB0A2A" w:rsidP="00043786">
            <w:pPr>
              <w:spacing w:after="0" w:line="240" w:lineRule="auto"/>
              <w:contextualSpacing w:val="0"/>
              <w:jc w:val="center"/>
              <w:rPr>
                <w:ins w:id="1773" w:author="praktikum" w:date="2022-04-12T15:40:00Z"/>
                <w:rFonts w:eastAsia="Times New Roman"/>
                <w:color w:val="000000"/>
                <w:lang w:val="de-DE" w:eastAsia="de-DE"/>
              </w:rPr>
            </w:pPr>
            <w:ins w:id="1774" w:author="praktikum" w:date="2022-04-12T15:40:00Z">
              <w:r>
                <w:rPr>
                  <w:rFonts w:eastAsia="Times New Roman"/>
                  <w:color w:val="000000"/>
                  <w:lang w:val="de-DE" w:eastAsia="de-DE"/>
                </w:rPr>
                <w:t>.</w:t>
              </w:r>
              <w:r w:rsidRPr="000572F9">
                <w:rPr>
                  <w:rFonts w:eastAsia="Times New Roman"/>
                  <w:color w:val="000000"/>
                  <w:lang w:val="de-DE" w:eastAsia="de-DE"/>
                </w:rPr>
                <w:t>374</w:t>
              </w:r>
            </w:ins>
          </w:p>
        </w:tc>
      </w:tr>
      <w:tr w:rsidR="00DB0A2A" w:rsidRPr="000572F9" w14:paraId="0CC503B6" w14:textId="77777777" w:rsidTr="00043786">
        <w:trPr>
          <w:trHeight w:val="315"/>
          <w:ins w:id="1775" w:author="praktikum" w:date="2022-04-12T15:40:00Z"/>
        </w:trPr>
        <w:tc>
          <w:tcPr>
            <w:tcW w:w="1216" w:type="dxa"/>
            <w:tcBorders>
              <w:top w:val="nil"/>
              <w:left w:val="nil"/>
              <w:bottom w:val="nil"/>
              <w:right w:val="nil"/>
            </w:tcBorders>
            <w:shd w:val="clear" w:color="auto" w:fill="auto"/>
            <w:noWrap/>
            <w:vAlign w:val="center"/>
            <w:hideMark/>
          </w:tcPr>
          <w:p w14:paraId="7EECA746" w14:textId="77777777" w:rsidR="00DB0A2A" w:rsidRPr="000572F9" w:rsidRDefault="00DB0A2A" w:rsidP="00043786">
            <w:pPr>
              <w:spacing w:after="0" w:line="240" w:lineRule="auto"/>
              <w:contextualSpacing w:val="0"/>
              <w:jc w:val="center"/>
              <w:rPr>
                <w:ins w:id="1776" w:author="praktikum" w:date="2022-04-12T15:40:00Z"/>
                <w:rFonts w:eastAsia="Times New Roman"/>
                <w:color w:val="000000"/>
                <w:lang w:val="de-DE" w:eastAsia="de-DE"/>
              </w:rPr>
            </w:pPr>
            <w:ins w:id="1777" w:author="praktikum" w:date="2022-04-12T15:40:00Z">
              <w:r w:rsidRPr="000572F9">
                <w:rPr>
                  <w:rFonts w:eastAsia="Times New Roman"/>
                  <w:color w:val="000000"/>
                  <w:lang w:val="de-DE" w:eastAsia="de-DE"/>
                </w:rPr>
                <w:t>2</w:t>
              </w:r>
            </w:ins>
          </w:p>
        </w:tc>
        <w:tc>
          <w:tcPr>
            <w:tcW w:w="1186" w:type="dxa"/>
            <w:tcBorders>
              <w:top w:val="nil"/>
              <w:left w:val="nil"/>
              <w:bottom w:val="nil"/>
              <w:right w:val="nil"/>
            </w:tcBorders>
            <w:shd w:val="clear" w:color="auto" w:fill="auto"/>
            <w:noWrap/>
            <w:vAlign w:val="center"/>
            <w:hideMark/>
          </w:tcPr>
          <w:p w14:paraId="57DA37D7" w14:textId="77777777" w:rsidR="00DB0A2A" w:rsidRPr="000572F9" w:rsidRDefault="00DB0A2A" w:rsidP="00043786">
            <w:pPr>
              <w:spacing w:after="0" w:line="240" w:lineRule="auto"/>
              <w:contextualSpacing w:val="0"/>
              <w:jc w:val="center"/>
              <w:rPr>
                <w:ins w:id="1778" w:author="praktikum" w:date="2022-04-12T15:40:00Z"/>
                <w:rFonts w:eastAsia="Times New Roman"/>
                <w:color w:val="000000"/>
                <w:lang w:val="de-DE" w:eastAsia="de-DE"/>
              </w:rPr>
            </w:pPr>
            <w:ins w:id="1779" w:author="praktikum" w:date="2022-04-12T15:40:00Z">
              <w:r w:rsidRPr="000572F9">
                <w:rPr>
                  <w:rFonts w:eastAsia="Times New Roman"/>
                  <w:color w:val="000000"/>
                  <w:lang w:val="de-DE" w:eastAsia="de-DE"/>
                </w:rPr>
                <w:t>1.009</w:t>
              </w:r>
            </w:ins>
          </w:p>
        </w:tc>
        <w:tc>
          <w:tcPr>
            <w:tcW w:w="1182" w:type="dxa"/>
            <w:tcBorders>
              <w:top w:val="nil"/>
              <w:left w:val="nil"/>
              <w:bottom w:val="nil"/>
              <w:right w:val="nil"/>
            </w:tcBorders>
            <w:shd w:val="clear" w:color="auto" w:fill="auto"/>
            <w:noWrap/>
            <w:vAlign w:val="center"/>
            <w:hideMark/>
          </w:tcPr>
          <w:p w14:paraId="699D266B" w14:textId="77777777" w:rsidR="00DB0A2A" w:rsidRPr="000572F9" w:rsidRDefault="00DB0A2A" w:rsidP="00043786">
            <w:pPr>
              <w:spacing w:after="0" w:line="240" w:lineRule="auto"/>
              <w:contextualSpacing w:val="0"/>
              <w:jc w:val="center"/>
              <w:rPr>
                <w:ins w:id="1780" w:author="praktikum" w:date="2022-04-12T15:40:00Z"/>
                <w:rFonts w:eastAsia="Times New Roman"/>
                <w:color w:val="000000"/>
                <w:lang w:val="de-DE" w:eastAsia="de-DE"/>
              </w:rPr>
            </w:pPr>
            <w:ins w:id="1781" w:author="praktikum" w:date="2022-04-12T15:40:00Z">
              <w:r>
                <w:rPr>
                  <w:rFonts w:eastAsia="Times New Roman"/>
                  <w:color w:val="000000"/>
                  <w:lang w:val="de-DE" w:eastAsia="de-DE"/>
                </w:rPr>
                <w:t>.</w:t>
              </w:r>
              <w:r w:rsidRPr="000572F9">
                <w:rPr>
                  <w:rFonts w:eastAsia="Times New Roman"/>
                  <w:color w:val="000000"/>
                  <w:lang w:val="de-DE" w:eastAsia="de-DE"/>
                </w:rPr>
                <w:t>319</w:t>
              </w:r>
            </w:ins>
          </w:p>
        </w:tc>
        <w:tc>
          <w:tcPr>
            <w:tcW w:w="1216" w:type="dxa"/>
            <w:tcBorders>
              <w:top w:val="nil"/>
              <w:left w:val="nil"/>
              <w:bottom w:val="nil"/>
              <w:right w:val="nil"/>
            </w:tcBorders>
            <w:shd w:val="clear" w:color="auto" w:fill="auto"/>
            <w:noWrap/>
            <w:vAlign w:val="center"/>
            <w:hideMark/>
          </w:tcPr>
          <w:p w14:paraId="4CD7C59D" w14:textId="77777777" w:rsidR="00DB0A2A" w:rsidRPr="000572F9" w:rsidRDefault="00DB0A2A" w:rsidP="00043786">
            <w:pPr>
              <w:spacing w:after="0" w:line="240" w:lineRule="auto"/>
              <w:contextualSpacing w:val="0"/>
              <w:jc w:val="center"/>
              <w:rPr>
                <w:ins w:id="1782" w:author="praktikum" w:date="2022-04-12T15:40:00Z"/>
                <w:rFonts w:eastAsia="Times New Roman"/>
                <w:color w:val="000000"/>
                <w:lang w:val="de-DE" w:eastAsia="de-DE"/>
              </w:rPr>
            </w:pPr>
            <w:ins w:id="1783" w:author="praktikum" w:date="2022-04-12T15:40:00Z">
              <w:r>
                <w:rPr>
                  <w:rFonts w:eastAsia="Times New Roman"/>
                  <w:color w:val="000000"/>
                  <w:lang w:val="de-DE" w:eastAsia="de-DE"/>
                </w:rPr>
                <w:t>.</w:t>
              </w:r>
              <w:r w:rsidRPr="000572F9">
                <w:rPr>
                  <w:rFonts w:eastAsia="Times New Roman"/>
                  <w:color w:val="000000"/>
                  <w:lang w:val="de-DE" w:eastAsia="de-DE"/>
                </w:rPr>
                <w:t>015</w:t>
              </w:r>
            </w:ins>
          </w:p>
        </w:tc>
      </w:tr>
      <w:tr w:rsidR="00DB0A2A" w:rsidRPr="000572F9" w14:paraId="54E8FF01" w14:textId="77777777" w:rsidTr="00043786">
        <w:trPr>
          <w:trHeight w:val="315"/>
          <w:ins w:id="1784" w:author="praktikum" w:date="2022-04-12T15:40:00Z"/>
        </w:trPr>
        <w:tc>
          <w:tcPr>
            <w:tcW w:w="1216" w:type="dxa"/>
            <w:tcBorders>
              <w:top w:val="nil"/>
              <w:left w:val="nil"/>
              <w:bottom w:val="nil"/>
              <w:right w:val="nil"/>
            </w:tcBorders>
            <w:shd w:val="clear" w:color="auto" w:fill="auto"/>
            <w:noWrap/>
            <w:vAlign w:val="center"/>
            <w:hideMark/>
          </w:tcPr>
          <w:p w14:paraId="7D2C1144" w14:textId="77777777" w:rsidR="00DB0A2A" w:rsidRPr="000572F9" w:rsidRDefault="00DB0A2A" w:rsidP="00043786">
            <w:pPr>
              <w:spacing w:after="0" w:line="240" w:lineRule="auto"/>
              <w:contextualSpacing w:val="0"/>
              <w:jc w:val="center"/>
              <w:rPr>
                <w:ins w:id="1785" w:author="praktikum" w:date="2022-04-12T15:40:00Z"/>
                <w:rFonts w:eastAsia="Times New Roman"/>
                <w:color w:val="000000"/>
                <w:lang w:val="de-DE" w:eastAsia="de-DE"/>
              </w:rPr>
            </w:pPr>
            <w:ins w:id="1786" w:author="praktikum" w:date="2022-04-12T15:40:00Z">
              <w:r w:rsidRPr="000572F9">
                <w:rPr>
                  <w:rFonts w:eastAsia="Times New Roman"/>
                  <w:color w:val="000000"/>
                  <w:lang w:val="de-DE" w:eastAsia="de-DE"/>
                </w:rPr>
                <w:t>3</w:t>
              </w:r>
            </w:ins>
          </w:p>
        </w:tc>
        <w:tc>
          <w:tcPr>
            <w:tcW w:w="1186" w:type="dxa"/>
            <w:tcBorders>
              <w:top w:val="nil"/>
              <w:left w:val="nil"/>
              <w:bottom w:val="nil"/>
              <w:right w:val="nil"/>
            </w:tcBorders>
            <w:shd w:val="clear" w:color="auto" w:fill="auto"/>
            <w:noWrap/>
            <w:vAlign w:val="center"/>
            <w:hideMark/>
          </w:tcPr>
          <w:p w14:paraId="1E9F47BB" w14:textId="77777777" w:rsidR="00DB0A2A" w:rsidRPr="000572F9" w:rsidRDefault="00DB0A2A" w:rsidP="00043786">
            <w:pPr>
              <w:spacing w:after="0" w:line="240" w:lineRule="auto"/>
              <w:contextualSpacing w:val="0"/>
              <w:jc w:val="center"/>
              <w:rPr>
                <w:ins w:id="1787" w:author="praktikum" w:date="2022-04-12T15:40:00Z"/>
                <w:rFonts w:eastAsia="Times New Roman"/>
                <w:color w:val="000000"/>
                <w:lang w:val="de-DE" w:eastAsia="de-DE"/>
              </w:rPr>
            </w:pPr>
            <w:ins w:id="1788" w:author="praktikum" w:date="2022-04-12T15:40:00Z">
              <w:r w:rsidRPr="000572F9">
                <w:rPr>
                  <w:rFonts w:eastAsia="Times New Roman"/>
                  <w:color w:val="000000"/>
                  <w:lang w:val="de-DE" w:eastAsia="de-DE"/>
                </w:rPr>
                <w:t>4.621</w:t>
              </w:r>
            </w:ins>
          </w:p>
        </w:tc>
        <w:tc>
          <w:tcPr>
            <w:tcW w:w="1182" w:type="dxa"/>
            <w:tcBorders>
              <w:top w:val="nil"/>
              <w:left w:val="nil"/>
              <w:bottom w:val="nil"/>
              <w:right w:val="nil"/>
            </w:tcBorders>
            <w:shd w:val="clear" w:color="auto" w:fill="auto"/>
            <w:noWrap/>
            <w:vAlign w:val="center"/>
            <w:hideMark/>
          </w:tcPr>
          <w:p w14:paraId="5F8F854F" w14:textId="77777777" w:rsidR="00DB0A2A" w:rsidRPr="000572F9" w:rsidRDefault="00DB0A2A" w:rsidP="00043786">
            <w:pPr>
              <w:spacing w:after="0" w:line="240" w:lineRule="auto"/>
              <w:contextualSpacing w:val="0"/>
              <w:jc w:val="center"/>
              <w:rPr>
                <w:ins w:id="1789" w:author="praktikum" w:date="2022-04-12T15:40:00Z"/>
                <w:rFonts w:eastAsia="Times New Roman"/>
                <w:color w:val="000000"/>
                <w:lang w:val="de-DE" w:eastAsia="de-DE"/>
              </w:rPr>
            </w:pPr>
            <w:ins w:id="1790" w:author="praktikum" w:date="2022-04-12T15:40:00Z">
              <w:r>
                <w:rPr>
                  <w:rFonts w:eastAsia="Times New Roman"/>
                  <w:color w:val="000000"/>
                  <w:lang w:val="de-DE" w:eastAsia="de-DE"/>
                </w:rPr>
                <w:t>.</w:t>
              </w:r>
              <w:r w:rsidRPr="000572F9">
                <w:rPr>
                  <w:rFonts w:eastAsia="Times New Roman"/>
                  <w:color w:val="000000"/>
                  <w:lang w:val="de-DE" w:eastAsia="de-DE"/>
                </w:rPr>
                <w:t>035</w:t>
              </w:r>
            </w:ins>
          </w:p>
        </w:tc>
        <w:tc>
          <w:tcPr>
            <w:tcW w:w="1216" w:type="dxa"/>
            <w:tcBorders>
              <w:top w:val="nil"/>
              <w:left w:val="nil"/>
              <w:bottom w:val="nil"/>
              <w:right w:val="nil"/>
            </w:tcBorders>
            <w:shd w:val="clear" w:color="auto" w:fill="auto"/>
            <w:noWrap/>
            <w:vAlign w:val="center"/>
            <w:hideMark/>
          </w:tcPr>
          <w:p w14:paraId="1FFA0044" w14:textId="77777777" w:rsidR="00DB0A2A" w:rsidRPr="000572F9" w:rsidRDefault="00DB0A2A" w:rsidP="00043786">
            <w:pPr>
              <w:spacing w:after="0" w:line="240" w:lineRule="auto"/>
              <w:contextualSpacing w:val="0"/>
              <w:jc w:val="center"/>
              <w:rPr>
                <w:ins w:id="1791" w:author="praktikum" w:date="2022-04-12T15:40:00Z"/>
                <w:rFonts w:eastAsia="Times New Roman"/>
                <w:color w:val="000000"/>
                <w:lang w:val="de-DE" w:eastAsia="de-DE"/>
              </w:rPr>
            </w:pPr>
            <w:ins w:id="1792" w:author="praktikum" w:date="2022-04-12T15:40:00Z">
              <w:r>
                <w:rPr>
                  <w:rFonts w:eastAsia="Times New Roman"/>
                  <w:color w:val="000000"/>
                  <w:lang w:val="de-DE" w:eastAsia="de-DE"/>
                </w:rPr>
                <w:t>.</w:t>
              </w:r>
              <w:r w:rsidRPr="000572F9">
                <w:rPr>
                  <w:rFonts w:eastAsia="Times New Roman"/>
                  <w:color w:val="000000"/>
                  <w:lang w:val="de-DE" w:eastAsia="de-DE"/>
                </w:rPr>
                <w:t>064</w:t>
              </w:r>
            </w:ins>
          </w:p>
        </w:tc>
      </w:tr>
      <w:tr w:rsidR="00DB0A2A" w:rsidRPr="000572F9" w14:paraId="04CE8C1A" w14:textId="77777777" w:rsidTr="00043786">
        <w:trPr>
          <w:trHeight w:val="315"/>
          <w:ins w:id="1793" w:author="praktikum" w:date="2022-04-12T15:40:00Z"/>
        </w:trPr>
        <w:tc>
          <w:tcPr>
            <w:tcW w:w="1216" w:type="dxa"/>
            <w:tcBorders>
              <w:top w:val="nil"/>
              <w:left w:val="nil"/>
              <w:bottom w:val="nil"/>
              <w:right w:val="nil"/>
            </w:tcBorders>
            <w:shd w:val="clear" w:color="auto" w:fill="auto"/>
            <w:noWrap/>
            <w:vAlign w:val="center"/>
            <w:hideMark/>
          </w:tcPr>
          <w:p w14:paraId="098B9C16" w14:textId="77777777" w:rsidR="00DB0A2A" w:rsidRPr="000572F9" w:rsidRDefault="00DB0A2A" w:rsidP="00043786">
            <w:pPr>
              <w:spacing w:after="0" w:line="240" w:lineRule="auto"/>
              <w:contextualSpacing w:val="0"/>
              <w:jc w:val="center"/>
              <w:rPr>
                <w:ins w:id="1794" w:author="praktikum" w:date="2022-04-12T15:40:00Z"/>
                <w:rFonts w:eastAsia="Times New Roman"/>
                <w:color w:val="000000"/>
                <w:lang w:val="de-DE" w:eastAsia="de-DE"/>
              </w:rPr>
            </w:pPr>
            <w:ins w:id="1795" w:author="praktikum" w:date="2022-04-12T15:40:00Z">
              <w:r w:rsidRPr="000572F9">
                <w:rPr>
                  <w:rFonts w:eastAsia="Times New Roman"/>
                  <w:color w:val="000000"/>
                  <w:lang w:val="de-DE" w:eastAsia="de-DE"/>
                </w:rPr>
                <w:t>4</w:t>
              </w:r>
            </w:ins>
          </w:p>
        </w:tc>
        <w:tc>
          <w:tcPr>
            <w:tcW w:w="1186" w:type="dxa"/>
            <w:tcBorders>
              <w:top w:val="nil"/>
              <w:left w:val="nil"/>
              <w:bottom w:val="nil"/>
              <w:right w:val="nil"/>
            </w:tcBorders>
            <w:shd w:val="clear" w:color="auto" w:fill="auto"/>
            <w:noWrap/>
            <w:vAlign w:val="center"/>
            <w:hideMark/>
          </w:tcPr>
          <w:p w14:paraId="4BEFBFD9" w14:textId="77777777" w:rsidR="00DB0A2A" w:rsidRPr="000572F9" w:rsidRDefault="00DB0A2A" w:rsidP="00043786">
            <w:pPr>
              <w:spacing w:after="0" w:line="240" w:lineRule="auto"/>
              <w:contextualSpacing w:val="0"/>
              <w:jc w:val="center"/>
              <w:rPr>
                <w:ins w:id="1796" w:author="praktikum" w:date="2022-04-12T15:40:00Z"/>
                <w:rFonts w:eastAsia="Times New Roman"/>
                <w:color w:val="000000"/>
                <w:lang w:val="de-DE" w:eastAsia="de-DE"/>
              </w:rPr>
            </w:pPr>
            <w:ins w:id="1797" w:author="praktikum" w:date="2022-04-12T15:40:00Z">
              <w:r w:rsidRPr="000572F9">
                <w:rPr>
                  <w:rFonts w:eastAsia="Times New Roman"/>
                  <w:color w:val="000000"/>
                  <w:lang w:val="de-DE" w:eastAsia="de-DE"/>
                </w:rPr>
                <w:t>9.205</w:t>
              </w:r>
            </w:ins>
          </w:p>
        </w:tc>
        <w:tc>
          <w:tcPr>
            <w:tcW w:w="1182" w:type="dxa"/>
            <w:tcBorders>
              <w:top w:val="nil"/>
              <w:left w:val="nil"/>
              <w:bottom w:val="nil"/>
              <w:right w:val="nil"/>
            </w:tcBorders>
            <w:shd w:val="clear" w:color="auto" w:fill="auto"/>
            <w:noWrap/>
            <w:vAlign w:val="center"/>
            <w:hideMark/>
          </w:tcPr>
          <w:p w14:paraId="479FC917" w14:textId="77777777" w:rsidR="00DB0A2A" w:rsidRPr="000572F9" w:rsidRDefault="00DB0A2A" w:rsidP="00043786">
            <w:pPr>
              <w:spacing w:after="0" w:line="240" w:lineRule="auto"/>
              <w:contextualSpacing w:val="0"/>
              <w:jc w:val="center"/>
              <w:rPr>
                <w:ins w:id="1798" w:author="praktikum" w:date="2022-04-12T15:40:00Z"/>
                <w:rFonts w:eastAsia="Times New Roman"/>
                <w:color w:val="000000"/>
                <w:lang w:val="de-DE" w:eastAsia="de-DE"/>
              </w:rPr>
            </w:pPr>
            <w:ins w:id="1799" w:author="praktikum" w:date="2022-04-12T15:40:00Z">
              <w:r>
                <w:rPr>
                  <w:rFonts w:eastAsia="Times New Roman"/>
                  <w:color w:val="000000"/>
                  <w:lang w:val="de-DE" w:eastAsia="de-DE"/>
                </w:rPr>
                <w:t>.</w:t>
              </w:r>
              <w:r w:rsidRPr="000572F9">
                <w:rPr>
                  <w:rFonts w:eastAsia="Times New Roman"/>
                  <w:color w:val="000000"/>
                  <w:lang w:val="de-DE" w:eastAsia="de-DE"/>
                </w:rPr>
                <w:t>003</w:t>
              </w:r>
            </w:ins>
          </w:p>
        </w:tc>
        <w:tc>
          <w:tcPr>
            <w:tcW w:w="1216" w:type="dxa"/>
            <w:tcBorders>
              <w:top w:val="nil"/>
              <w:left w:val="nil"/>
              <w:bottom w:val="nil"/>
              <w:right w:val="nil"/>
            </w:tcBorders>
            <w:shd w:val="clear" w:color="auto" w:fill="auto"/>
            <w:noWrap/>
            <w:vAlign w:val="center"/>
            <w:hideMark/>
          </w:tcPr>
          <w:p w14:paraId="57F2485A" w14:textId="77777777" w:rsidR="00DB0A2A" w:rsidRPr="000572F9" w:rsidRDefault="00DB0A2A" w:rsidP="00043786">
            <w:pPr>
              <w:spacing w:after="0" w:line="240" w:lineRule="auto"/>
              <w:contextualSpacing w:val="0"/>
              <w:jc w:val="center"/>
              <w:rPr>
                <w:ins w:id="1800" w:author="praktikum" w:date="2022-04-12T15:40:00Z"/>
                <w:rFonts w:eastAsia="Times New Roman"/>
                <w:color w:val="000000"/>
                <w:lang w:val="de-DE" w:eastAsia="de-DE"/>
              </w:rPr>
            </w:pPr>
            <w:ins w:id="1801" w:author="praktikum" w:date="2022-04-12T15:40:00Z">
              <w:r>
                <w:rPr>
                  <w:rFonts w:eastAsia="Times New Roman"/>
                  <w:color w:val="000000"/>
                  <w:lang w:val="de-DE" w:eastAsia="de-DE"/>
                </w:rPr>
                <w:t>.</w:t>
              </w:r>
              <w:r w:rsidRPr="000572F9">
                <w:rPr>
                  <w:rFonts w:eastAsia="Times New Roman"/>
                  <w:color w:val="000000"/>
                  <w:lang w:val="de-DE" w:eastAsia="de-DE"/>
                </w:rPr>
                <w:t>119</w:t>
              </w:r>
            </w:ins>
          </w:p>
        </w:tc>
      </w:tr>
      <w:tr w:rsidR="00DB0A2A" w:rsidRPr="000572F9" w14:paraId="73517C32" w14:textId="77777777" w:rsidTr="00043786">
        <w:trPr>
          <w:trHeight w:val="315"/>
          <w:ins w:id="1802" w:author="praktikum" w:date="2022-04-12T15:40:00Z"/>
        </w:trPr>
        <w:tc>
          <w:tcPr>
            <w:tcW w:w="1216" w:type="dxa"/>
            <w:tcBorders>
              <w:top w:val="nil"/>
              <w:left w:val="nil"/>
              <w:bottom w:val="nil"/>
              <w:right w:val="nil"/>
            </w:tcBorders>
            <w:shd w:val="clear" w:color="auto" w:fill="auto"/>
            <w:noWrap/>
            <w:vAlign w:val="center"/>
            <w:hideMark/>
          </w:tcPr>
          <w:p w14:paraId="02E1680A" w14:textId="77777777" w:rsidR="00DB0A2A" w:rsidRPr="000572F9" w:rsidRDefault="00DB0A2A" w:rsidP="00043786">
            <w:pPr>
              <w:spacing w:after="0" w:line="240" w:lineRule="auto"/>
              <w:contextualSpacing w:val="0"/>
              <w:jc w:val="center"/>
              <w:rPr>
                <w:ins w:id="1803" w:author="praktikum" w:date="2022-04-12T15:40:00Z"/>
                <w:rFonts w:eastAsia="Times New Roman"/>
                <w:color w:val="000000"/>
                <w:lang w:val="de-DE" w:eastAsia="de-DE"/>
              </w:rPr>
            </w:pPr>
            <w:ins w:id="1804" w:author="praktikum" w:date="2022-04-12T15:40:00Z">
              <w:r w:rsidRPr="000572F9">
                <w:rPr>
                  <w:rFonts w:eastAsia="Times New Roman"/>
                  <w:color w:val="000000"/>
                  <w:lang w:val="de-DE" w:eastAsia="de-DE"/>
                </w:rPr>
                <w:t>5</w:t>
              </w:r>
            </w:ins>
          </w:p>
        </w:tc>
        <w:tc>
          <w:tcPr>
            <w:tcW w:w="1186" w:type="dxa"/>
            <w:tcBorders>
              <w:top w:val="nil"/>
              <w:left w:val="nil"/>
              <w:bottom w:val="nil"/>
              <w:right w:val="nil"/>
            </w:tcBorders>
            <w:shd w:val="clear" w:color="auto" w:fill="auto"/>
            <w:noWrap/>
            <w:vAlign w:val="center"/>
            <w:hideMark/>
          </w:tcPr>
          <w:p w14:paraId="1C60E9A7" w14:textId="77777777" w:rsidR="00DB0A2A" w:rsidRPr="000572F9" w:rsidRDefault="00DB0A2A" w:rsidP="00043786">
            <w:pPr>
              <w:spacing w:after="0" w:line="240" w:lineRule="auto"/>
              <w:contextualSpacing w:val="0"/>
              <w:jc w:val="center"/>
              <w:rPr>
                <w:ins w:id="1805" w:author="praktikum" w:date="2022-04-12T15:40:00Z"/>
                <w:rFonts w:eastAsia="Times New Roman"/>
                <w:color w:val="000000"/>
                <w:lang w:val="de-DE" w:eastAsia="de-DE"/>
              </w:rPr>
            </w:pPr>
            <w:ins w:id="1806" w:author="praktikum" w:date="2022-04-12T15:40:00Z">
              <w:r w:rsidRPr="000572F9">
                <w:rPr>
                  <w:rFonts w:eastAsia="Times New Roman"/>
                  <w:color w:val="000000"/>
                  <w:lang w:val="de-DE" w:eastAsia="de-DE"/>
                </w:rPr>
                <w:t>1.782</w:t>
              </w:r>
            </w:ins>
          </w:p>
        </w:tc>
        <w:tc>
          <w:tcPr>
            <w:tcW w:w="1182" w:type="dxa"/>
            <w:tcBorders>
              <w:top w:val="nil"/>
              <w:left w:val="nil"/>
              <w:bottom w:val="nil"/>
              <w:right w:val="nil"/>
            </w:tcBorders>
            <w:shd w:val="clear" w:color="auto" w:fill="auto"/>
            <w:noWrap/>
            <w:vAlign w:val="center"/>
            <w:hideMark/>
          </w:tcPr>
          <w:p w14:paraId="4CF070FB" w14:textId="77777777" w:rsidR="00DB0A2A" w:rsidRPr="000572F9" w:rsidRDefault="00DB0A2A" w:rsidP="00043786">
            <w:pPr>
              <w:spacing w:after="0" w:line="240" w:lineRule="auto"/>
              <w:contextualSpacing w:val="0"/>
              <w:jc w:val="center"/>
              <w:rPr>
                <w:ins w:id="1807" w:author="praktikum" w:date="2022-04-12T15:40:00Z"/>
                <w:rFonts w:eastAsia="Times New Roman"/>
                <w:color w:val="000000"/>
                <w:lang w:val="de-DE" w:eastAsia="de-DE"/>
              </w:rPr>
            </w:pPr>
            <w:ins w:id="1808" w:author="praktikum" w:date="2022-04-12T15:40:00Z">
              <w:r>
                <w:rPr>
                  <w:rFonts w:eastAsia="Times New Roman"/>
                  <w:color w:val="000000"/>
                  <w:lang w:val="de-DE" w:eastAsia="de-DE"/>
                </w:rPr>
                <w:t>.</w:t>
              </w:r>
              <w:r w:rsidRPr="000572F9">
                <w:rPr>
                  <w:rFonts w:eastAsia="Times New Roman"/>
                  <w:color w:val="000000"/>
                  <w:lang w:val="de-DE" w:eastAsia="de-DE"/>
                </w:rPr>
                <w:t>186</w:t>
              </w:r>
            </w:ins>
          </w:p>
        </w:tc>
        <w:tc>
          <w:tcPr>
            <w:tcW w:w="1216" w:type="dxa"/>
            <w:tcBorders>
              <w:top w:val="nil"/>
              <w:left w:val="nil"/>
              <w:bottom w:val="nil"/>
              <w:right w:val="nil"/>
            </w:tcBorders>
            <w:shd w:val="clear" w:color="auto" w:fill="auto"/>
            <w:noWrap/>
            <w:vAlign w:val="center"/>
            <w:hideMark/>
          </w:tcPr>
          <w:p w14:paraId="3F2B1856" w14:textId="77777777" w:rsidR="00DB0A2A" w:rsidRPr="000572F9" w:rsidRDefault="00DB0A2A" w:rsidP="00043786">
            <w:pPr>
              <w:spacing w:after="0" w:line="240" w:lineRule="auto"/>
              <w:contextualSpacing w:val="0"/>
              <w:jc w:val="center"/>
              <w:rPr>
                <w:ins w:id="1809" w:author="praktikum" w:date="2022-04-12T15:40:00Z"/>
                <w:rFonts w:eastAsia="Times New Roman"/>
                <w:color w:val="000000"/>
                <w:lang w:val="de-DE" w:eastAsia="de-DE"/>
              </w:rPr>
            </w:pPr>
            <w:ins w:id="1810" w:author="praktikum" w:date="2022-04-12T15:40:00Z">
              <w:r>
                <w:rPr>
                  <w:rFonts w:eastAsia="Times New Roman"/>
                  <w:color w:val="000000"/>
                  <w:lang w:val="de-DE" w:eastAsia="de-DE"/>
                </w:rPr>
                <w:t>.</w:t>
              </w:r>
              <w:r w:rsidRPr="000572F9">
                <w:rPr>
                  <w:rFonts w:eastAsia="Times New Roman"/>
                  <w:color w:val="000000"/>
                  <w:lang w:val="de-DE" w:eastAsia="de-DE"/>
                </w:rPr>
                <w:t>026</w:t>
              </w:r>
            </w:ins>
          </w:p>
        </w:tc>
      </w:tr>
      <w:tr w:rsidR="00DB0A2A" w:rsidRPr="000572F9" w14:paraId="3C45E9D6" w14:textId="77777777" w:rsidTr="00043786">
        <w:trPr>
          <w:trHeight w:val="315"/>
          <w:ins w:id="1811" w:author="praktikum" w:date="2022-04-12T15:40:00Z"/>
        </w:trPr>
        <w:tc>
          <w:tcPr>
            <w:tcW w:w="1216" w:type="dxa"/>
            <w:tcBorders>
              <w:top w:val="nil"/>
              <w:left w:val="nil"/>
              <w:bottom w:val="nil"/>
              <w:right w:val="nil"/>
            </w:tcBorders>
            <w:shd w:val="clear" w:color="auto" w:fill="auto"/>
            <w:noWrap/>
            <w:vAlign w:val="center"/>
            <w:hideMark/>
          </w:tcPr>
          <w:p w14:paraId="18168C04" w14:textId="77777777" w:rsidR="00DB0A2A" w:rsidRPr="000572F9" w:rsidRDefault="00DB0A2A" w:rsidP="00043786">
            <w:pPr>
              <w:spacing w:after="0" w:line="240" w:lineRule="auto"/>
              <w:contextualSpacing w:val="0"/>
              <w:jc w:val="center"/>
              <w:rPr>
                <w:ins w:id="1812" w:author="praktikum" w:date="2022-04-12T15:40:00Z"/>
                <w:rFonts w:eastAsia="Times New Roman"/>
                <w:color w:val="000000"/>
                <w:lang w:val="de-DE" w:eastAsia="de-DE"/>
              </w:rPr>
            </w:pPr>
            <w:ins w:id="1813" w:author="praktikum" w:date="2022-04-12T15:40:00Z">
              <w:r w:rsidRPr="000572F9">
                <w:rPr>
                  <w:rFonts w:eastAsia="Times New Roman"/>
                  <w:color w:val="000000"/>
                  <w:lang w:val="de-DE" w:eastAsia="de-DE"/>
                </w:rPr>
                <w:t>6</w:t>
              </w:r>
            </w:ins>
          </w:p>
        </w:tc>
        <w:tc>
          <w:tcPr>
            <w:tcW w:w="1186" w:type="dxa"/>
            <w:tcBorders>
              <w:top w:val="nil"/>
              <w:left w:val="nil"/>
              <w:bottom w:val="nil"/>
              <w:right w:val="nil"/>
            </w:tcBorders>
            <w:shd w:val="clear" w:color="auto" w:fill="auto"/>
            <w:noWrap/>
            <w:vAlign w:val="center"/>
            <w:hideMark/>
          </w:tcPr>
          <w:p w14:paraId="3406470D" w14:textId="77777777" w:rsidR="00DB0A2A" w:rsidRPr="000572F9" w:rsidRDefault="00DB0A2A" w:rsidP="00043786">
            <w:pPr>
              <w:spacing w:after="0" w:line="240" w:lineRule="auto"/>
              <w:contextualSpacing w:val="0"/>
              <w:jc w:val="center"/>
              <w:rPr>
                <w:ins w:id="1814" w:author="praktikum" w:date="2022-04-12T15:40:00Z"/>
                <w:rFonts w:eastAsia="Times New Roman"/>
                <w:color w:val="000000"/>
                <w:lang w:val="de-DE" w:eastAsia="de-DE"/>
              </w:rPr>
            </w:pPr>
            <w:ins w:id="1815" w:author="praktikum" w:date="2022-04-12T15:40:00Z">
              <w:r w:rsidRPr="000572F9">
                <w:rPr>
                  <w:rFonts w:eastAsia="Times New Roman"/>
                  <w:color w:val="000000"/>
                  <w:lang w:val="de-DE" w:eastAsia="de-DE"/>
                </w:rPr>
                <w:t>5.854</w:t>
              </w:r>
            </w:ins>
          </w:p>
        </w:tc>
        <w:tc>
          <w:tcPr>
            <w:tcW w:w="1182" w:type="dxa"/>
            <w:tcBorders>
              <w:top w:val="nil"/>
              <w:left w:val="nil"/>
              <w:bottom w:val="nil"/>
              <w:right w:val="nil"/>
            </w:tcBorders>
            <w:shd w:val="clear" w:color="auto" w:fill="auto"/>
            <w:noWrap/>
            <w:vAlign w:val="center"/>
            <w:hideMark/>
          </w:tcPr>
          <w:p w14:paraId="6FE09024" w14:textId="77777777" w:rsidR="00DB0A2A" w:rsidRPr="000572F9" w:rsidRDefault="00DB0A2A" w:rsidP="00043786">
            <w:pPr>
              <w:spacing w:after="0" w:line="240" w:lineRule="auto"/>
              <w:contextualSpacing w:val="0"/>
              <w:jc w:val="center"/>
              <w:rPr>
                <w:ins w:id="1816" w:author="praktikum" w:date="2022-04-12T15:40:00Z"/>
                <w:rFonts w:eastAsia="Times New Roman"/>
                <w:color w:val="000000"/>
                <w:lang w:val="de-DE" w:eastAsia="de-DE"/>
              </w:rPr>
            </w:pPr>
            <w:ins w:id="1817" w:author="praktikum" w:date="2022-04-12T15:40:00Z">
              <w:r>
                <w:rPr>
                  <w:rFonts w:eastAsia="Times New Roman"/>
                  <w:color w:val="000000"/>
                  <w:lang w:val="de-DE" w:eastAsia="de-DE"/>
                </w:rPr>
                <w:t>.</w:t>
              </w:r>
              <w:r w:rsidRPr="000572F9">
                <w:rPr>
                  <w:rFonts w:eastAsia="Times New Roman"/>
                  <w:color w:val="000000"/>
                  <w:lang w:val="de-DE" w:eastAsia="de-DE"/>
                </w:rPr>
                <w:t>018</w:t>
              </w:r>
            </w:ins>
          </w:p>
        </w:tc>
        <w:tc>
          <w:tcPr>
            <w:tcW w:w="1216" w:type="dxa"/>
            <w:tcBorders>
              <w:top w:val="nil"/>
              <w:left w:val="nil"/>
              <w:bottom w:val="nil"/>
              <w:right w:val="nil"/>
            </w:tcBorders>
            <w:shd w:val="clear" w:color="auto" w:fill="auto"/>
            <w:noWrap/>
            <w:vAlign w:val="center"/>
            <w:hideMark/>
          </w:tcPr>
          <w:p w14:paraId="1506ADCA" w14:textId="77777777" w:rsidR="00DB0A2A" w:rsidRPr="000572F9" w:rsidRDefault="00DB0A2A" w:rsidP="00043786">
            <w:pPr>
              <w:spacing w:after="0" w:line="240" w:lineRule="auto"/>
              <w:contextualSpacing w:val="0"/>
              <w:jc w:val="center"/>
              <w:rPr>
                <w:ins w:id="1818" w:author="praktikum" w:date="2022-04-12T15:40:00Z"/>
                <w:rFonts w:eastAsia="Times New Roman"/>
                <w:color w:val="000000"/>
                <w:lang w:val="de-DE" w:eastAsia="de-DE"/>
              </w:rPr>
            </w:pPr>
            <w:ins w:id="1819" w:author="praktikum" w:date="2022-04-12T15:40:00Z">
              <w:r>
                <w:rPr>
                  <w:rFonts w:eastAsia="Times New Roman"/>
                  <w:color w:val="000000"/>
                  <w:lang w:val="de-DE" w:eastAsia="de-DE"/>
                </w:rPr>
                <w:t>.</w:t>
              </w:r>
              <w:r w:rsidRPr="000572F9">
                <w:rPr>
                  <w:rFonts w:eastAsia="Times New Roman"/>
                  <w:color w:val="000000"/>
                  <w:lang w:val="de-DE" w:eastAsia="de-DE"/>
                </w:rPr>
                <w:t>079</w:t>
              </w:r>
            </w:ins>
          </w:p>
        </w:tc>
      </w:tr>
      <w:tr w:rsidR="00DB0A2A" w:rsidRPr="000572F9" w14:paraId="6F786FCF" w14:textId="77777777" w:rsidTr="00043786">
        <w:trPr>
          <w:trHeight w:val="315"/>
          <w:ins w:id="1820" w:author="praktikum" w:date="2022-04-12T15:40:00Z"/>
        </w:trPr>
        <w:tc>
          <w:tcPr>
            <w:tcW w:w="1216" w:type="dxa"/>
            <w:tcBorders>
              <w:top w:val="nil"/>
              <w:left w:val="nil"/>
              <w:bottom w:val="nil"/>
              <w:right w:val="nil"/>
            </w:tcBorders>
            <w:shd w:val="clear" w:color="auto" w:fill="auto"/>
            <w:noWrap/>
            <w:vAlign w:val="center"/>
            <w:hideMark/>
          </w:tcPr>
          <w:p w14:paraId="61288D35" w14:textId="77777777" w:rsidR="00DB0A2A" w:rsidRPr="000572F9" w:rsidRDefault="00DB0A2A" w:rsidP="00043786">
            <w:pPr>
              <w:spacing w:after="0" w:line="240" w:lineRule="auto"/>
              <w:contextualSpacing w:val="0"/>
              <w:jc w:val="center"/>
              <w:rPr>
                <w:ins w:id="1821" w:author="praktikum" w:date="2022-04-12T15:40:00Z"/>
                <w:rFonts w:eastAsia="Times New Roman"/>
                <w:color w:val="000000"/>
                <w:lang w:val="de-DE" w:eastAsia="de-DE"/>
              </w:rPr>
            </w:pPr>
            <w:ins w:id="1822" w:author="praktikum" w:date="2022-04-12T15:40:00Z">
              <w:r w:rsidRPr="000572F9">
                <w:rPr>
                  <w:rFonts w:eastAsia="Times New Roman"/>
                  <w:color w:val="000000"/>
                  <w:lang w:val="de-DE" w:eastAsia="de-DE"/>
                </w:rPr>
                <w:t>7</w:t>
              </w:r>
            </w:ins>
          </w:p>
        </w:tc>
        <w:tc>
          <w:tcPr>
            <w:tcW w:w="1186" w:type="dxa"/>
            <w:tcBorders>
              <w:top w:val="nil"/>
              <w:left w:val="nil"/>
              <w:bottom w:val="nil"/>
              <w:right w:val="nil"/>
            </w:tcBorders>
            <w:shd w:val="clear" w:color="auto" w:fill="auto"/>
            <w:noWrap/>
            <w:vAlign w:val="center"/>
            <w:hideMark/>
          </w:tcPr>
          <w:p w14:paraId="6BBE1B9E" w14:textId="77777777" w:rsidR="00DB0A2A" w:rsidRPr="000572F9" w:rsidRDefault="00DB0A2A" w:rsidP="00043786">
            <w:pPr>
              <w:spacing w:after="0" w:line="240" w:lineRule="auto"/>
              <w:contextualSpacing w:val="0"/>
              <w:jc w:val="center"/>
              <w:rPr>
                <w:ins w:id="1823" w:author="praktikum" w:date="2022-04-12T15:40:00Z"/>
                <w:rFonts w:eastAsia="Times New Roman"/>
                <w:color w:val="000000"/>
                <w:lang w:val="de-DE" w:eastAsia="de-DE"/>
              </w:rPr>
            </w:pPr>
            <w:ins w:id="1824" w:author="praktikum" w:date="2022-04-12T15:40:00Z">
              <w:r w:rsidRPr="000572F9">
                <w:rPr>
                  <w:rFonts w:eastAsia="Times New Roman"/>
                  <w:color w:val="000000"/>
                  <w:lang w:val="de-DE" w:eastAsia="de-DE"/>
                </w:rPr>
                <w:t>4.626</w:t>
              </w:r>
            </w:ins>
          </w:p>
        </w:tc>
        <w:tc>
          <w:tcPr>
            <w:tcW w:w="1182" w:type="dxa"/>
            <w:tcBorders>
              <w:top w:val="nil"/>
              <w:left w:val="nil"/>
              <w:bottom w:val="nil"/>
              <w:right w:val="nil"/>
            </w:tcBorders>
            <w:shd w:val="clear" w:color="auto" w:fill="auto"/>
            <w:noWrap/>
            <w:vAlign w:val="center"/>
            <w:hideMark/>
          </w:tcPr>
          <w:p w14:paraId="773675C7" w14:textId="77777777" w:rsidR="00DB0A2A" w:rsidRPr="000572F9" w:rsidRDefault="00DB0A2A" w:rsidP="00043786">
            <w:pPr>
              <w:spacing w:after="0" w:line="240" w:lineRule="auto"/>
              <w:contextualSpacing w:val="0"/>
              <w:jc w:val="center"/>
              <w:rPr>
                <w:ins w:id="1825" w:author="praktikum" w:date="2022-04-12T15:40:00Z"/>
                <w:rFonts w:eastAsia="Times New Roman"/>
                <w:color w:val="000000"/>
                <w:lang w:val="de-DE" w:eastAsia="de-DE"/>
              </w:rPr>
            </w:pPr>
            <w:ins w:id="1826" w:author="praktikum" w:date="2022-04-12T15:40:00Z">
              <w:r>
                <w:rPr>
                  <w:rFonts w:eastAsia="Times New Roman"/>
                  <w:color w:val="000000"/>
                  <w:lang w:val="de-DE" w:eastAsia="de-DE"/>
                </w:rPr>
                <w:t>.</w:t>
              </w:r>
              <w:r w:rsidRPr="000572F9">
                <w:rPr>
                  <w:rFonts w:eastAsia="Times New Roman"/>
                  <w:color w:val="000000"/>
                  <w:lang w:val="de-DE" w:eastAsia="de-DE"/>
                </w:rPr>
                <w:t>035</w:t>
              </w:r>
            </w:ins>
          </w:p>
        </w:tc>
        <w:tc>
          <w:tcPr>
            <w:tcW w:w="1216" w:type="dxa"/>
            <w:tcBorders>
              <w:top w:val="nil"/>
              <w:left w:val="nil"/>
              <w:bottom w:val="nil"/>
              <w:right w:val="nil"/>
            </w:tcBorders>
            <w:shd w:val="clear" w:color="auto" w:fill="auto"/>
            <w:noWrap/>
            <w:vAlign w:val="center"/>
            <w:hideMark/>
          </w:tcPr>
          <w:p w14:paraId="7F515D62" w14:textId="77777777" w:rsidR="00DB0A2A" w:rsidRPr="000572F9" w:rsidRDefault="00DB0A2A" w:rsidP="00043786">
            <w:pPr>
              <w:spacing w:after="0" w:line="240" w:lineRule="auto"/>
              <w:contextualSpacing w:val="0"/>
              <w:jc w:val="center"/>
              <w:rPr>
                <w:ins w:id="1827" w:author="praktikum" w:date="2022-04-12T15:40:00Z"/>
                <w:rFonts w:eastAsia="Times New Roman"/>
                <w:color w:val="000000"/>
                <w:lang w:val="de-DE" w:eastAsia="de-DE"/>
              </w:rPr>
            </w:pPr>
            <w:ins w:id="1828" w:author="praktikum" w:date="2022-04-12T15:40:00Z">
              <w:r>
                <w:rPr>
                  <w:rFonts w:eastAsia="Times New Roman"/>
                  <w:color w:val="000000"/>
                  <w:lang w:val="de-DE" w:eastAsia="de-DE"/>
                </w:rPr>
                <w:t>.</w:t>
              </w:r>
              <w:r w:rsidRPr="000572F9">
                <w:rPr>
                  <w:rFonts w:eastAsia="Times New Roman"/>
                  <w:color w:val="000000"/>
                  <w:lang w:val="de-DE" w:eastAsia="de-DE"/>
                </w:rPr>
                <w:t>064</w:t>
              </w:r>
            </w:ins>
          </w:p>
        </w:tc>
      </w:tr>
      <w:tr w:rsidR="00DB0A2A" w:rsidRPr="000572F9" w14:paraId="7AE34867" w14:textId="77777777" w:rsidTr="00043786">
        <w:trPr>
          <w:trHeight w:val="315"/>
          <w:ins w:id="1829" w:author="praktikum" w:date="2022-04-12T15:40:00Z"/>
        </w:trPr>
        <w:tc>
          <w:tcPr>
            <w:tcW w:w="1216" w:type="dxa"/>
            <w:tcBorders>
              <w:top w:val="nil"/>
              <w:left w:val="nil"/>
              <w:bottom w:val="nil"/>
              <w:right w:val="nil"/>
            </w:tcBorders>
            <w:shd w:val="clear" w:color="auto" w:fill="auto"/>
            <w:noWrap/>
            <w:vAlign w:val="center"/>
            <w:hideMark/>
          </w:tcPr>
          <w:p w14:paraId="7A665819" w14:textId="77777777" w:rsidR="00DB0A2A" w:rsidRPr="000572F9" w:rsidRDefault="00DB0A2A" w:rsidP="00043786">
            <w:pPr>
              <w:spacing w:after="0" w:line="240" w:lineRule="auto"/>
              <w:contextualSpacing w:val="0"/>
              <w:jc w:val="center"/>
              <w:rPr>
                <w:ins w:id="1830" w:author="praktikum" w:date="2022-04-12T15:40:00Z"/>
                <w:rFonts w:eastAsia="Times New Roman"/>
                <w:color w:val="000000"/>
                <w:lang w:val="de-DE" w:eastAsia="de-DE"/>
              </w:rPr>
            </w:pPr>
            <w:ins w:id="1831" w:author="praktikum" w:date="2022-04-12T15:40:00Z">
              <w:r w:rsidRPr="000572F9">
                <w:rPr>
                  <w:rFonts w:eastAsia="Times New Roman"/>
                  <w:color w:val="000000"/>
                  <w:lang w:val="de-DE" w:eastAsia="de-DE"/>
                </w:rPr>
                <w:t>8</w:t>
              </w:r>
            </w:ins>
          </w:p>
        </w:tc>
        <w:tc>
          <w:tcPr>
            <w:tcW w:w="1186" w:type="dxa"/>
            <w:tcBorders>
              <w:top w:val="nil"/>
              <w:left w:val="nil"/>
              <w:bottom w:val="nil"/>
              <w:right w:val="nil"/>
            </w:tcBorders>
            <w:shd w:val="clear" w:color="auto" w:fill="auto"/>
            <w:noWrap/>
            <w:vAlign w:val="center"/>
            <w:hideMark/>
          </w:tcPr>
          <w:p w14:paraId="434EB9AF" w14:textId="77777777" w:rsidR="00DB0A2A" w:rsidRPr="000572F9" w:rsidRDefault="00DB0A2A" w:rsidP="00043786">
            <w:pPr>
              <w:spacing w:after="0" w:line="240" w:lineRule="auto"/>
              <w:contextualSpacing w:val="0"/>
              <w:jc w:val="center"/>
              <w:rPr>
                <w:ins w:id="1832" w:author="praktikum" w:date="2022-04-12T15:40:00Z"/>
                <w:rFonts w:eastAsia="Times New Roman"/>
                <w:color w:val="000000"/>
                <w:lang w:val="de-DE" w:eastAsia="de-DE"/>
              </w:rPr>
            </w:pPr>
            <w:ins w:id="1833" w:author="praktikum" w:date="2022-04-12T15:40:00Z">
              <w:r w:rsidRPr="000572F9">
                <w:rPr>
                  <w:rFonts w:eastAsia="Times New Roman"/>
                  <w:color w:val="000000"/>
                  <w:lang w:val="de-DE" w:eastAsia="de-DE"/>
                </w:rPr>
                <w:t>4.306</w:t>
              </w:r>
            </w:ins>
          </w:p>
        </w:tc>
        <w:tc>
          <w:tcPr>
            <w:tcW w:w="1182" w:type="dxa"/>
            <w:tcBorders>
              <w:top w:val="nil"/>
              <w:left w:val="nil"/>
              <w:bottom w:val="nil"/>
              <w:right w:val="nil"/>
            </w:tcBorders>
            <w:shd w:val="clear" w:color="auto" w:fill="auto"/>
            <w:noWrap/>
            <w:vAlign w:val="center"/>
            <w:hideMark/>
          </w:tcPr>
          <w:p w14:paraId="3E363921" w14:textId="77777777" w:rsidR="00DB0A2A" w:rsidRPr="000572F9" w:rsidRDefault="00DB0A2A" w:rsidP="00043786">
            <w:pPr>
              <w:spacing w:after="0" w:line="240" w:lineRule="auto"/>
              <w:contextualSpacing w:val="0"/>
              <w:jc w:val="center"/>
              <w:rPr>
                <w:ins w:id="1834" w:author="praktikum" w:date="2022-04-12T15:40:00Z"/>
                <w:rFonts w:eastAsia="Times New Roman"/>
                <w:color w:val="000000"/>
                <w:lang w:val="de-DE" w:eastAsia="de-DE"/>
              </w:rPr>
            </w:pPr>
            <w:ins w:id="1835" w:author="praktikum" w:date="2022-04-12T15:40:00Z">
              <w:r>
                <w:rPr>
                  <w:rFonts w:eastAsia="Times New Roman"/>
                  <w:color w:val="000000"/>
                  <w:lang w:val="de-DE" w:eastAsia="de-DE"/>
                </w:rPr>
                <w:t>.</w:t>
              </w:r>
              <w:r w:rsidRPr="000572F9">
                <w:rPr>
                  <w:rFonts w:eastAsia="Times New Roman"/>
                  <w:color w:val="000000"/>
                  <w:lang w:val="de-DE" w:eastAsia="de-DE"/>
                </w:rPr>
                <w:t>042</w:t>
              </w:r>
            </w:ins>
          </w:p>
        </w:tc>
        <w:tc>
          <w:tcPr>
            <w:tcW w:w="1216" w:type="dxa"/>
            <w:tcBorders>
              <w:top w:val="nil"/>
              <w:left w:val="nil"/>
              <w:bottom w:val="nil"/>
              <w:right w:val="nil"/>
            </w:tcBorders>
            <w:shd w:val="clear" w:color="auto" w:fill="auto"/>
            <w:noWrap/>
            <w:vAlign w:val="center"/>
            <w:hideMark/>
          </w:tcPr>
          <w:p w14:paraId="413A7690" w14:textId="77777777" w:rsidR="00DB0A2A" w:rsidRPr="000572F9" w:rsidRDefault="00DB0A2A" w:rsidP="00043786">
            <w:pPr>
              <w:spacing w:after="0" w:line="240" w:lineRule="auto"/>
              <w:contextualSpacing w:val="0"/>
              <w:jc w:val="center"/>
              <w:rPr>
                <w:ins w:id="1836" w:author="praktikum" w:date="2022-04-12T15:40:00Z"/>
                <w:rFonts w:eastAsia="Times New Roman"/>
                <w:color w:val="000000"/>
                <w:lang w:val="de-DE" w:eastAsia="de-DE"/>
              </w:rPr>
            </w:pPr>
            <w:ins w:id="1837" w:author="praktikum" w:date="2022-04-12T15:40:00Z">
              <w:r>
                <w:rPr>
                  <w:rFonts w:eastAsia="Times New Roman"/>
                  <w:color w:val="000000"/>
                  <w:lang w:val="de-DE" w:eastAsia="de-DE"/>
                </w:rPr>
                <w:t>.</w:t>
              </w:r>
              <w:r w:rsidRPr="000572F9">
                <w:rPr>
                  <w:rFonts w:eastAsia="Times New Roman"/>
                  <w:color w:val="000000"/>
                  <w:lang w:val="de-DE" w:eastAsia="de-DE"/>
                </w:rPr>
                <w:t>06</w:t>
              </w:r>
            </w:ins>
          </w:p>
        </w:tc>
      </w:tr>
      <w:tr w:rsidR="00DB0A2A" w:rsidRPr="000572F9" w14:paraId="018571AF" w14:textId="77777777" w:rsidTr="00043786">
        <w:trPr>
          <w:trHeight w:val="315"/>
          <w:ins w:id="1838" w:author="praktikum" w:date="2022-04-12T15:40:00Z"/>
        </w:trPr>
        <w:tc>
          <w:tcPr>
            <w:tcW w:w="1216" w:type="dxa"/>
            <w:tcBorders>
              <w:top w:val="nil"/>
              <w:left w:val="nil"/>
              <w:bottom w:val="nil"/>
              <w:right w:val="nil"/>
            </w:tcBorders>
            <w:shd w:val="clear" w:color="auto" w:fill="auto"/>
            <w:noWrap/>
            <w:vAlign w:val="center"/>
            <w:hideMark/>
          </w:tcPr>
          <w:p w14:paraId="7C5D8C4E" w14:textId="77777777" w:rsidR="00DB0A2A" w:rsidRPr="000572F9" w:rsidRDefault="00DB0A2A" w:rsidP="00043786">
            <w:pPr>
              <w:spacing w:after="0" w:line="240" w:lineRule="auto"/>
              <w:contextualSpacing w:val="0"/>
              <w:jc w:val="center"/>
              <w:rPr>
                <w:ins w:id="1839" w:author="praktikum" w:date="2022-04-12T15:40:00Z"/>
                <w:rFonts w:eastAsia="Times New Roman"/>
                <w:color w:val="000000"/>
                <w:lang w:val="de-DE" w:eastAsia="de-DE"/>
              </w:rPr>
            </w:pPr>
            <w:ins w:id="1840" w:author="praktikum" w:date="2022-04-12T15:40:00Z">
              <w:r w:rsidRPr="000572F9">
                <w:rPr>
                  <w:rFonts w:eastAsia="Times New Roman"/>
                  <w:color w:val="000000"/>
                  <w:lang w:val="de-DE" w:eastAsia="de-DE"/>
                </w:rPr>
                <w:t>9</w:t>
              </w:r>
            </w:ins>
          </w:p>
        </w:tc>
        <w:tc>
          <w:tcPr>
            <w:tcW w:w="1186" w:type="dxa"/>
            <w:tcBorders>
              <w:top w:val="nil"/>
              <w:left w:val="nil"/>
              <w:bottom w:val="nil"/>
              <w:right w:val="nil"/>
            </w:tcBorders>
            <w:shd w:val="clear" w:color="auto" w:fill="auto"/>
            <w:noWrap/>
            <w:vAlign w:val="center"/>
            <w:hideMark/>
          </w:tcPr>
          <w:p w14:paraId="2BDC73F7" w14:textId="77777777" w:rsidR="00DB0A2A" w:rsidRPr="000572F9" w:rsidRDefault="00DB0A2A" w:rsidP="00043786">
            <w:pPr>
              <w:spacing w:after="0" w:line="240" w:lineRule="auto"/>
              <w:contextualSpacing w:val="0"/>
              <w:jc w:val="center"/>
              <w:rPr>
                <w:ins w:id="1841" w:author="praktikum" w:date="2022-04-12T15:40:00Z"/>
                <w:rFonts w:eastAsia="Times New Roman"/>
                <w:color w:val="000000"/>
                <w:lang w:val="de-DE" w:eastAsia="de-DE"/>
              </w:rPr>
            </w:pPr>
            <w:ins w:id="1842" w:author="praktikum" w:date="2022-04-12T15:40:00Z">
              <w:r w:rsidRPr="000572F9">
                <w:rPr>
                  <w:rFonts w:eastAsia="Times New Roman"/>
                  <w:color w:val="000000"/>
                  <w:lang w:val="de-DE" w:eastAsia="de-DE"/>
                </w:rPr>
                <w:t>2.876</w:t>
              </w:r>
            </w:ins>
          </w:p>
        </w:tc>
        <w:tc>
          <w:tcPr>
            <w:tcW w:w="1182" w:type="dxa"/>
            <w:tcBorders>
              <w:top w:val="nil"/>
              <w:left w:val="nil"/>
              <w:bottom w:val="nil"/>
              <w:right w:val="nil"/>
            </w:tcBorders>
            <w:shd w:val="clear" w:color="auto" w:fill="auto"/>
            <w:noWrap/>
            <w:vAlign w:val="center"/>
            <w:hideMark/>
          </w:tcPr>
          <w:p w14:paraId="4359864C" w14:textId="77777777" w:rsidR="00DB0A2A" w:rsidRPr="000572F9" w:rsidRDefault="00DB0A2A" w:rsidP="00043786">
            <w:pPr>
              <w:spacing w:after="0" w:line="240" w:lineRule="auto"/>
              <w:contextualSpacing w:val="0"/>
              <w:jc w:val="center"/>
              <w:rPr>
                <w:ins w:id="1843" w:author="praktikum" w:date="2022-04-12T15:40:00Z"/>
                <w:rFonts w:eastAsia="Times New Roman"/>
                <w:color w:val="000000"/>
                <w:lang w:val="de-DE" w:eastAsia="de-DE"/>
              </w:rPr>
            </w:pPr>
            <w:ins w:id="1844" w:author="praktikum" w:date="2022-04-12T15:40:00Z">
              <w:r>
                <w:rPr>
                  <w:rFonts w:eastAsia="Times New Roman"/>
                  <w:color w:val="000000"/>
                  <w:lang w:val="de-DE" w:eastAsia="de-DE"/>
                </w:rPr>
                <w:t>.</w:t>
              </w:r>
              <w:r w:rsidRPr="000572F9">
                <w:rPr>
                  <w:rFonts w:eastAsia="Times New Roman"/>
                  <w:color w:val="000000"/>
                  <w:lang w:val="de-DE" w:eastAsia="de-DE"/>
                </w:rPr>
                <w:t>094</w:t>
              </w:r>
            </w:ins>
          </w:p>
        </w:tc>
        <w:tc>
          <w:tcPr>
            <w:tcW w:w="1216" w:type="dxa"/>
            <w:tcBorders>
              <w:top w:val="nil"/>
              <w:left w:val="nil"/>
              <w:bottom w:val="nil"/>
              <w:right w:val="nil"/>
            </w:tcBorders>
            <w:shd w:val="clear" w:color="auto" w:fill="auto"/>
            <w:noWrap/>
            <w:vAlign w:val="center"/>
            <w:hideMark/>
          </w:tcPr>
          <w:p w14:paraId="5C81FAF5" w14:textId="77777777" w:rsidR="00DB0A2A" w:rsidRPr="000572F9" w:rsidRDefault="00DB0A2A" w:rsidP="00043786">
            <w:pPr>
              <w:spacing w:after="0" w:line="240" w:lineRule="auto"/>
              <w:contextualSpacing w:val="0"/>
              <w:jc w:val="center"/>
              <w:rPr>
                <w:ins w:id="1845" w:author="praktikum" w:date="2022-04-12T15:40:00Z"/>
                <w:rFonts w:eastAsia="Times New Roman"/>
                <w:color w:val="000000"/>
                <w:lang w:val="de-DE" w:eastAsia="de-DE"/>
              </w:rPr>
            </w:pPr>
            <w:ins w:id="1846" w:author="praktikum" w:date="2022-04-12T15:40:00Z">
              <w:r>
                <w:rPr>
                  <w:rFonts w:eastAsia="Times New Roman"/>
                  <w:color w:val="000000"/>
                  <w:lang w:val="de-DE" w:eastAsia="de-DE"/>
                </w:rPr>
                <w:t>.</w:t>
              </w:r>
              <w:r w:rsidRPr="000572F9">
                <w:rPr>
                  <w:rFonts w:eastAsia="Times New Roman"/>
                  <w:color w:val="000000"/>
                  <w:lang w:val="de-DE" w:eastAsia="de-DE"/>
                </w:rPr>
                <w:t>041</w:t>
              </w:r>
            </w:ins>
          </w:p>
        </w:tc>
      </w:tr>
      <w:tr w:rsidR="00DB0A2A" w:rsidRPr="000572F9" w14:paraId="04F8F381" w14:textId="77777777" w:rsidTr="00043786">
        <w:trPr>
          <w:trHeight w:val="330"/>
          <w:ins w:id="1847" w:author="praktikum" w:date="2022-04-12T15:40:00Z"/>
        </w:trPr>
        <w:tc>
          <w:tcPr>
            <w:tcW w:w="1216" w:type="dxa"/>
            <w:tcBorders>
              <w:top w:val="nil"/>
              <w:left w:val="nil"/>
              <w:bottom w:val="single" w:sz="8" w:space="0" w:color="auto"/>
              <w:right w:val="nil"/>
            </w:tcBorders>
            <w:shd w:val="clear" w:color="auto" w:fill="auto"/>
            <w:noWrap/>
            <w:vAlign w:val="center"/>
            <w:hideMark/>
          </w:tcPr>
          <w:p w14:paraId="7766F088" w14:textId="77777777" w:rsidR="00DB0A2A" w:rsidRPr="000572F9" w:rsidRDefault="00DB0A2A" w:rsidP="00043786">
            <w:pPr>
              <w:spacing w:after="0" w:line="240" w:lineRule="auto"/>
              <w:contextualSpacing w:val="0"/>
              <w:jc w:val="center"/>
              <w:rPr>
                <w:ins w:id="1848" w:author="praktikum" w:date="2022-04-12T15:40:00Z"/>
                <w:rFonts w:eastAsia="Times New Roman"/>
                <w:color w:val="000000"/>
                <w:lang w:val="de-DE" w:eastAsia="de-DE"/>
              </w:rPr>
            </w:pPr>
            <w:ins w:id="1849" w:author="praktikum" w:date="2022-04-12T15:40:00Z">
              <w:r w:rsidRPr="000572F9">
                <w:rPr>
                  <w:rFonts w:eastAsia="Times New Roman"/>
                  <w:color w:val="000000"/>
                  <w:lang w:val="de-DE" w:eastAsia="de-DE"/>
                </w:rPr>
                <w:t>10</w:t>
              </w:r>
            </w:ins>
          </w:p>
        </w:tc>
        <w:tc>
          <w:tcPr>
            <w:tcW w:w="1186" w:type="dxa"/>
            <w:tcBorders>
              <w:top w:val="nil"/>
              <w:left w:val="nil"/>
              <w:bottom w:val="single" w:sz="8" w:space="0" w:color="auto"/>
              <w:right w:val="nil"/>
            </w:tcBorders>
            <w:shd w:val="clear" w:color="auto" w:fill="auto"/>
            <w:noWrap/>
            <w:vAlign w:val="center"/>
            <w:hideMark/>
          </w:tcPr>
          <w:p w14:paraId="432686D2" w14:textId="77777777" w:rsidR="00DB0A2A" w:rsidRPr="000572F9" w:rsidRDefault="00DB0A2A" w:rsidP="00043786">
            <w:pPr>
              <w:spacing w:after="0" w:line="240" w:lineRule="auto"/>
              <w:contextualSpacing w:val="0"/>
              <w:jc w:val="center"/>
              <w:rPr>
                <w:ins w:id="1850" w:author="praktikum" w:date="2022-04-12T15:40:00Z"/>
                <w:rFonts w:eastAsia="Times New Roman"/>
                <w:color w:val="000000"/>
                <w:lang w:val="de-DE" w:eastAsia="de-DE"/>
              </w:rPr>
            </w:pPr>
            <w:ins w:id="1851" w:author="praktikum" w:date="2022-04-12T15:40:00Z">
              <w:r w:rsidRPr="000572F9">
                <w:rPr>
                  <w:rFonts w:eastAsia="Times New Roman"/>
                  <w:color w:val="000000"/>
                  <w:lang w:val="de-DE" w:eastAsia="de-DE"/>
                </w:rPr>
                <w:t>3.425</w:t>
              </w:r>
            </w:ins>
          </w:p>
        </w:tc>
        <w:tc>
          <w:tcPr>
            <w:tcW w:w="1182" w:type="dxa"/>
            <w:tcBorders>
              <w:top w:val="nil"/>
              <w:left w:val="nil"/>
              <w:bottom w:val="single" w:sz="8" w:space="0" w:color="auto"/>
              <w:right w:val="nil"/>
            </w:tcBorders>
            <w:shd w:val="clear" w:color="auto" w:fill="auto"/>
            <w:noWrap/>
            <w:vAlign w:val="center"/>
            <w:hideMark/>
          </w:tcPr>
          <w:p w14:paraId="380EFD95" w14:textId="77777777" w:rsidR="00DB0A2A" w:rsidRPr="000572F9" w:rsidRDefault="00DB0A2A" w:rsidP="00043786">
            <w:pPr>
              <w:spacing w:after="0" w:line="240" w:lineRule="auto"/>
              <w:contextualSpacing w:val="0"/>
              <w:jc w:val="center"/>
              <w:rPr>
                <w:ins w:id="1852" w:author="praktikum" w:date="2022-04-12T15:40:00Z"/>
                <w:rFonts w:eastAsia="Times New Roman"/>
                <w:color w:val="000000"/>
                <w:lang w:val="de-DE" w:eastAsia="de-DE"/>
              </w:rPr>
            </w:pPr>
            <w:ins w:id="1853" w:author="praktikum" w:date="2022-04-12T15:40:00Z">
              <w:r>
                <w:rPr>
                  <w:rFonts w:eastAsia="Times New Roman"/>
                  <w:color w:val="000000"/>
                  <w:lang w:val="de-DE" w:eastAsia="de-DE"/>
                </w:rPr>
                <w:t>.</w:t>
              </w:r>
              <w:r w:rsidRPr="000572F9">
                <w:rPr>
                  <w:rFonts w:eastAsia="Times New Roman"/>
                  <w:color w:val="000000"/>
                  <w:lang w:val="de-DE" w:eastAsia="de-DE"/>
                </w:rPr>
                <w:t>069</w:t>
              </w:r>
            </w:ins>
          </w:p>
        </w:tc>
        <w:tc>
          <w:tcPr>
            <w:tcW w:w="1216" w:type="dxa"/>
            <w:tcBorders>
              <w:top w:val="nil"/>
              <w:left w:val="nil"/>
              <w:bottom w:val="single" w:sz="8" w:space="0" w:color="auto"/>
              <w:right w:val="nil"/>
            </w:tcBorders>
            <w:shd w:val="clear" w:color="auto" w:fill="auto"/>
            <w:noWrap/>
            <w:vAlign w:val="center"/>
            <w:hideMark/>
          </w:tcPr>
          <w:p w14:paraId="3223080F" w14:textId="77777777" w:rsidR="00DB0A2A" w:rsidRPr="000572F9" w:rsidRDefault="00DB0A2A" w:rsidP="00043786">
            <w:pPr>
              <w:spacing w:after="0" w:line="240" w:lineRule="auto"/>
              <w:contextualSpacing w:val="0"/>
              <w:jc w:val="center"/>
              <w:rPr>
                <w:ins w:id="1854" w:author="praktikum" w:date="2022-04-12T15:40:00Z"/>
                <w:rFonts w:eastAsia="Times New Roman"/>
                <w:color w:val="000000"/>
                <w:lang w:val="de-DE" w:eastAsia="de-DE"/>
              </w:rPr>
            </w:pPr>
            <w:ins w:id="1855" w:author="praktikum" w:date="2022-04-12T15:40:00Z">
              <w:r>
                <w:rPr>
                  <w:rFonts w:eastAsia="Times New Roman"/>
                  <w:color w:val="000000"/>
                  <w:lang w:val="de-DE" w:eastAsia="de-DE"/>
                </w:rPr>
                <w:t>.</w:t>
              </w:r>
              <w:r w:rsidRPr="000572F9">
                <w:rPr>
                  <w:rFonts w:eastAsia="Times New Roman"/>
                  <w:color w:val="000000"/>
                  <w:lang w:val="de-DE" w:eastAsia="de-DE"/>
                </w:rPr>
                <w:t>048</w:t>
              </w:r>
            </w:ins>
          </w:p>
        </w:tc>
      </w:tr>
    </w:tbl>
    <w:p w14:paraId="5DA25D59" w14:textId="77777777" w:rsidR="00DB0A2A" w:rsidRDefault="00DB0A2A" w:rsidP="00DB0A2A">
      <w:pPr>
        <w:rPr>
          <w:ins w:id="1856" w:author="praktikum" w:date="2022-04-12T15:40:00Z"/>
          <w:lang w:bidi="en-US"/>
        </w:rPr>
      </w:pPr>
      <w:ins w:id="1857" w:author="praktikum" w:date="2022-04-12T15:40:00Z">
        <w:r w:rsidRPr="002E41AC">
          <w:rPr>
            <w:i/>
            <w:lang w:bidi="en-US"/>
          </w:rPr>
          <w:t>Note</w:t>
        </w:r>
        <w:r>
          <w:rPr>
            <w:lang w:bidi="en-US"/>
          </w:rPr>
          <w:t>. F-statistic with degrees of freedom, corresponding significance and effect size for effects of mean reaction time are reported for each block separately.</w:t>
        </w:r>
        <w:r>
          <w:rPr>
            <w:lang w:bidi="en-US"/>
          </w:rPr>
          <w:br/>
          <w:t>*sig. at α = .05.</w:t>
        </w:r>
      </w:ins>
    </w:p>
    <w:p w14:paraId="38E41618" w14:textId="77777777" w:rsidR="00DB0A2A" w:rsidRDefault="00DB0A2A" w:rsidP="00DB0A2A">
      <w:pPr>
        <w:rPr>
          <w:ins w:id="1858" w:author="praktikum" w:date="2022-04-12T15:40:00Z"/>
          <w:lang w:bidi="en-US"/>
        </w:rPr>
      </w:pPr>
    </w:p>
    <w:p w14:paraId="21306CBD" w14:textId="77777777" w:rsidR="00DB0A2A" w:rsidRDefault="00DB0A2A" w:rsidP="00DB0A2A">
      <w:pPr>
        <w:autoSpaceDE w:val="0"/>
        <w:autoSpaceDN w:val="0"/>
        <w:adjustRightInd w:val="0"/>
        <w:spacing w:after="0" w:line="240" w:lineRule="auto"/>
        <w:contextualSpacing w:val="0"/>
        <w:rPr>
          <w:ins w:id="1859" w:author="praktikum" w:date="2022-04-12T15:40:00Z"/>
          <w:lang w:val="de-DE"/>
        </w:rPr>
      </w:pPr>
      <w:commentRangeStart w:id="1860"/>
      <w:ins w:id="1861" w:author="praktikum" w:date="2022-04-12T15:40:00Z">
        <w:r>
          <w:rPr>
            <w:noProof/>
            <w:lang w:val="de-DE" w:eastAsia="de-DE"/>
          </w:rPr>
          <w:lastRenderedPageBreak/>
          <w:drawing>
            <wp:inline distT="0" distB="0" distL="0" distR="0" wp14:anchorId="4B50460A" wp14:editId="619BB929">
              <wp:extent cx="2826327" cy="2261498"/>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0"/>
                          </a:ext>
                        </a:extLst>
                      </a:blip>
                      <a:stretch>
                        <a:fillRect/>
                      </a:stretch>
                    </pic:blipFill>
                    <pic:spPr>
                      <a:xfrm>
                        <a:off x="0" y="0"/>
                        <a:ext cx="2849394" cy="2279955"/>
                      </a:xfrm>
                      <a:prstGeom prst="rect">
                        <a:avLst/>
                      </a:prstGeom>
                    </pic:spPr>
                  </pic:pic>
                </a:graphicData>
              </a:graphic>
            </wp:inline>
          </w:drawing>
        </w:r>
        <w:commentRangeEnd w:id="1860"/>
        <w:r>
          <w:rPr>
            <w:rStyle w:val="Kommentarzeichen"/>
          </w:rPr>
          <w:commentReference w:id="1860"/>
        </w:r>
        <w:r w:rsidRPr="00705115">
          <w:rPr>
            <w:lang w:val="de-DE"/>
          </w:rPr>
          <w:t xml:space="preserve"> </w:t>
        </w:r>
      </w:ins>
    </w:p>
    <w:p w14:paraId="59C85637" w14:textId="77777777" w:rsidR="00DB0A2A" w:rsidRDefault="00DB0A2A" w:rsidP="00DB0A2A">
      <w:pPr>
        <w:autoSpaceDE w:val="0"/>
        <w:autoSpaceDN w:val="0"/>
        <w:adjustRightInd w:val="0"/>
        <w:spacing w:after="0" w:line="240" w:lineRule="auto"/>
        <w:contextualSpacing w:val="0"/>
        <w:rPr>
          <w:ins w:id="1862" w:author="praktikum" w:date="2022-04-12T15:40:00Z"/>
          <w:lang w:val="de-DE"/>
        </w:rPr>
      </w:pPr>
    </w:p>
    <w:p w14:paraId="75A067B9" w14:textId="77777777" w:rsidR="00DB0A2A" w:rsidRDefault="00DB0A2A" w:rsidP="00DB0A2A">
      <w:pPr>
        <w:autoSpaceDE w:val="0"/>
        <w:autoSpaceDN w:val="0"/>
        <w:adjustRightInd w:val="0"/>
        <w:spacing w:after="0" w:line="240" w:lineRule="auto"/>
        <w:contextualSpacing w:val="0"/>
        <w:rPr>
          <w:ins w:id="1863" w:author="praktikum" w:date="2022-04-12T15:40:00Z"/>
          <w:lang w:val="de-DE"/>
        </w:rPr>
      </w:pPr>
      <w:ins w:id="1864" w:author="praktikum" w:date="2022-04-12T15:40:00Z">
        <w:r>
          <w:rPr>
            <w:noProof/>
            <w:lang w:val="de-DE" w:eastAsia="de-DE"/>
          </w:rPr>
          <w:drawing>
            <wp:inline distT="0" distB="0" distL="0" distR="0" wp14:anchorId="2E1B3755" wp14:editId="65267EC2">
              <wp:extent cx="5972175" cy="351472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ins>
    </w:p>
    <w:p w14:paraId="25B82C0E" w14:textId="77777777" w:rsidR="00DB0A2A" w:rsidRPr="00225323" w:rsidRDefault="00DB0A2A" w:rsidP="00DB0A2A">
      <w:pPr>
        <w:autoSpaceDE w:val="0"/>
        <w:autoSpaceDN w:val="0"/>
        <w:adjustRightInd w:val="0"/>
        <w:spacing w:after="0" w:line="240" w:lineRule="auto"/>
        <w:contextualSpacing w:val="0"/>
        <w:rPr>
          <w:ins w:id="1865" w:author="praktikum" w:date="2022-04-12T15:40:00Z"/>
          <w:lang w:val="en-US"/>
          <w:rPrChange w:id="1866" w:author="Anna" w:date="2022-05-03T14:42:00Z">
            <w:rPr>
              <w:ins w:id="1867" w:author="praktikum" w:date="2022-04-12T15:40:00Z"/>
              <w:lang w:val="de-DE"/>
            </w:rPr>
          </w:rPrChange>
        </w:rPr>
      </w:pPr>
      <w:ins w:id="1868" w:author="praktikum" w:date="2022-04-12T15:40:00Z">
        <w:r>
          <w:rPr>
            <w:noProof/>
            <w:lang w:val="de-DE" w:eastAsia="de-DE"/>
          </w:rPr>
          <w:lastRenderedPageBreak/>
          <w:drawing>
            <wp:inline distT="0" distB="0" distL="0" distR="0" wp14:anchorId="10D9D23D" wp14:editId="0F632802">
              <wp:extent cx="5972175" cy="35147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rsidRPr="00225323">
          <w:rPr>
            <w:lang w:val="en-US"/>
            <w:rPrChange w:id="1869" w:author="Anna" w:date="2022-05-03T14:42:00Z">
              <w:rPr>
                <w:lang w:val="de-DE"/>
              </w:rPr>
            </w:rPrChange>
          </w:rPr>
          <w:t>SD</w:t>
        </w:r>
      </w:ins>
    </w:p>
    <w:p w14:paraId="257ED4B4" w14:textId="77777777" w:rsidR="00DB0A2A" w:rsidRPr="00225323" w:rsidRDefault="00DB0A2A" w:rsidP="00DB0A2A">
      <w:pPr>
        <w:autoSpaceDE w:val="0"/>
        <w:autoSpaceDN w:val="0"/>
        <w:adjustRightInd w:val="0"/>
        <w:spacing w:after="0" w:line="240" w:lineRule="auto"/>
        <w:contextualSpacing w:val="0"/>
        <w:rPr>
          <w:ins w:id="1870" w:author="praktikum" w:date="2022-04-12T15:40:00Z"/>
          <w:lang w:val="en-US"/>
          <w:rPrChange w:id="1871" w:author="Anna" w:date="2022-05-03T14:42:00Z">
            <w:rPr>
              <w:ins w:id="1872" w:author="praktikum" w:date="2022-04-12T15:40:00Z"/>
              <w:lang w:val="de-DE"/>
            </w:rPr>
          </w:rPrChange>
        </w:rPr>
      </w:pPr>
    </w:p>
    <w:p w14:paraId="0DB2B909" w14:textId="77777777" w:rsidR="00DB0A2A" w:rsidRPr="00225323" w:rsidRDefault="00DB0A2A" w:rsidP="00DB0A2A">
      <w:pPr>
        <w:autoSpaceDE w:val="0"/>
        <w:autoSpaceDN w:val="0"/>
        <w:adjustRightInd w:val="0"/>
        <w:spacing w:after="0" w:line="240" w:lineRule="auto"/>
        <w:contextualSpacing w:val="0"/>
        <w:rPr>
          <w:ins w:id="1873" w:author="praktikum" w:date="2022-04-12T15:40:00Z"/>
          <w:lang w:val="en-US"/>
          <w:rPrChange w:id="1874" w:author="Anna" w:date="2022-05-03T14:42:00Z">
            <w:rPr>
              <w:ins w:id="1875" w:author="praktikum" w:date="2022-04-12T15:40:00Z"/>
              <w:lang w:val="de-DE"/>
            </w:rPr>
          </w:rPrChange>
        </w:rPr>
      </w:pPr>
      <w:ins w:id="1876" w:author="praktikum" w:date="2022-04-12T15:40:00Z">
        <w:r>
          <w:rPr>
            <w:noProof/>
            <w:lang w:val="de-DE" w:eastAsia="de-DE"/>
          </w:rPr>
          <w:drawing>
            <wp:inline distT="0" distB="0" distL="0" distR="0" wp14:anchorId="6A0290E4" wp14:editId="7F7D758F">
              <wp:extent cx="5972175" cy="35147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rsidRPr="00225323">
          <w:rPr>
            <w:lang w:val="en-US"/>
            <w:rPrChange w:id="1877" w:author="Anna" w:date="2022-05-03T14:42:00Z">
              <w:rPr>
                <w:lang w:val="de-DE"/>
              </w:rPr>
            </w:rPrChange>
          </w:rPr>
          <w:t>CV</w:t>
        </w:r>
      </w:ins>
    </w:p>
    <w:p w14:paraId="1C71583A" w14:textId="77777777" w:rsidR="00DB0A2A" w:rsidRPr="00225323" w:rsidRDefault="00DB0A2A" w:rsidP="00DB0A2A">
      <w:pPr>
        <w:autoSpaceDE w:val="0"/>
        <w:autoSpaceDN w:val="0"/>
        <w:adjustRightInd w:val="0"/>
        <w:spacing w:after="0" w:line="400" w:lineRule="atLeast"/>
        <w:contextualSpacing w:val="0"/>
        <w:rPr>
          <w:ins w:id="1878" w:author="praktikum" w:date="2022-04-12T15:40:00Z"/>
          <w:lang w:val="en-US"/>
          <w:rPrChange w:id="1879" w:author="Anna" w:date="2022-05-03T14:42:00Z">
            <w:rPr>
              <w:ins w:id="1880" w:author="praktikum" w:date="2022-04-12T15:40:00Z"/>
              <w:lang w:val="de-DE"/>
            </w:rPr>
          </w:rPrChange>
        </w:rPr>
      </w:pPr>
    </w:p>
    <w:p w14:paraId="43526743" w14:textId="77777777" w:rsidR="00DB0A2A" w:rsidRPr="00BD7C7D" w:rsidRDefault="00DB0A2A" w:rsidP="00DB0A2A">
      <w:pPr>
        <w:autoSpaceDE w:val="0"/>
        <w:autoSpaceDN w:val="0"/>
        <w:adjustRightInd w:val="0"/>
        <w:spacing w:after="0" w:line="240" w:lineRule="auto"/>
        <w:contextualSpacing w:val="0"/>
        <w:rPr>
          <w:ins w:id="1881" w:author="praktikum" w:date="2022-04-12T15:40:00Z"/>
          <w:lang w:bidi="en-US"/>
        </w:rPr>
      </w:pPr>
      <w:ins w:id="1882" w:author="praktikum" w:date="2022-04-12T15:40:00Z">
        <w:r>
          <w:rPr>
            <w:rStyle w:val="Kommentarzeichen"/>
          </w:rPr>
          <w:commentReference w:id="1883"/>
        </w:r>
      </w:ins>
    </w:p>
    <w:p w14:paraId="794CC5D8" w14:textId="77777777" w:rsidR="0073397F" w:rsidRDefault="0073397F" w:rsidP="0073397F">
      <w:pPr>
        <w:pStyle w:val="berschrift3"/>
        <w:rPr>
          <w:ins w:id="1884" w:author="praktikum" w:date="2022-04-12T15:10:00Z"/>
        </w:rPr>
      </w:pPr>
      <w:commentRangeStart w:id="1885"/>
      <w:ins w:id="1886" w:author="praktikum" w:date="2022-04-12T15:10:00Z">
        <w:r>
          <w:t>Object-Location Association Task</w:t>
        </w:r>
        <w:commentRangeEnd w:id="1885"/>
        <w:r>
          <w:rPr>
            <w:rStyle w:val="Kommentarzeichen"/>
            <w:rFonts w:eastAsiaTheme="minorHAnsi"/>
          </w:rPr>
          <w:commentReference w:id="1885"/>
        </w:r>
        <w:r>
          <w:t xml:space="preserve"> </w:t>
        </w:r>
      </w:ins>
    </w:p>
    <w:p w14:paraId="6FF5FF6D" w14:textId="08208AAD" w:rsidR="00904D50" w:rsidRPr="00EB31DA" w:rsidRDefault="0091697C">
      <w:pPr>
        <w:pPrChange w:id="1887" w:author="praktikum" w:date="2022-04-12T14:58:00Z">
          <w:pPr>
            <w:pStyle w:val="berschrift3"/>
          </w:pPr>
        </w:pPrChange>
      </w:pPr>
      <w:del w:id="1888" w:author="praktikum" w:date="2022-04-12T15:10:00Z">
        <w:r w:rsidDel="0073397F">
          <w:delText>OLA</w:delText>
        </w:r>
      </w:del>
      <w:ins w:id="1889" w:author="praktikum" w:date="2022-04-12T14:58:00Z">
        <w:r w:rsidR="00904D50">
          <w:rPr>
            <w:lang w:bidi="en-US"/>
          </w:rPr>
          <w:t xml:space="preserve">To exclude the possibility of guessing the </w:t>
        </w:r>
      </w:ins>
      <w:ins w:id="1890" w:author="praktikum" w:date="2022-04-12T14:59:00Z">
        <w:r w:rsidR="00904D50">
          <w:rPr>
            <w:lang w:bidi="en-US"/>
          </w:rPr>
          <w:t>spatial context during retrieval, a χ</w:t>
        </w:r>
        <w:r w:rsidR="00904D50">
          <w:rPr>
            <w:vertAlign w:val="superscript"/>
            <w:lang w:bidi="en-US"/>
          </w:rPr>
          <w:t>2</w:t>
        </w:r>
        <w:r w:rsidR="00904D50">
          <w:rPr>
            <w:lang w:bidi="en-US"/>
          </w:rPr>
          <w:t>-test was performed. The</w:t>
        </w:r>
      </w:ins>
      <w:ins w:id="1891" w:author="praktikum" w:date="2022-04-12T15:00:00Z">
        <w:r w:rsidR="00904D50">
          <w:rPr>
            <w:lang w:bidi="en-US"/>
          </w:rPr>
          <w:t xml:space="preserve"> expected proportion</w:t>
        </w:r>
      </w:ins>
      <w:ins w:id="1892" w:author="praktikum" w:date="2022-04-12T15:01:00Z">
        <w:r w:rsidR="00904D50">
          <w:rPr>
            <w:lang w:bidi="en-US"/>
          </w:rPr>
          <w:t xml:space="preserve"> at</w:t>
        </w:r>
      </w:ins>
      <w:ins w:id="1893" w:author="praktikum" w:date="2022-04-12T14:59:00Z">
        <w:r w:rsidR="00904D50">
          <w:rPr>
            <w:lang w:bidi="en-US"/>
          </w:rPr>
          <w:t xml:space="preserve"> </w:t>
        </w:r>
      </w:ins>
      <w:ins w:id="1894" w:author="praktikum" w:date="2022-04-12T15:00:00Z">
        <w:r w:rsidR="00904D50">
          <w:rPr>
            <w:lang w:bidi="en-US"/>
          </w:rPr>
          <w:t xml:space="preserve">chance level </w:t>
        </w:r>
      </w:ins>
      <w:ins w:id="1895" w:author="praktikum" w:date="2022-04-12T15:01:00Z">
        <w:r w:rsidR="00904D50">
          <w:rPr>
            <w:lang w:bidi="en-US"/>
          </w:rPr>
          <w:t xml:space="preserve">for the correct </w:t>
        </w:r>
      </w:ins>
      <w:ins w:id="1896" w:author="praktikum" w:date="2022-04-12T15:02:00Z">
        <w:r w:rsidR="00904D50">
          <w:rPr>
            <w:lang w:bidi="en-US"/>
          </w:rPr>
          <w:t xml:space="preserve">or one of the </w:t>
        </w:r>
      </w:ins>
      <w:ins w:id="1897" w:author="praktikum" w:date="2022-04-12T15:01:00Z">
        <w:r w:rsidR="00904D50">
          <w:rPr>
            <w:lang w:bidi="en-US"/>
          </w:rPr>
          <w:t xml:space="preserve">false </w:t>
        </w:r>
        <w:r w:rsidR="00904D50">
          <w:rPr>
            <w:lang w:bidi="en-US"/>
          </w:rPr>
          <w:lastRenderedPageBreak/>
          <w:t>quadrant</w:t>
        </w:r>
      </w:ins>
      <w:ins w:id="1898" w:author="praktikum" w:date="2022-04-12T15:02:00Z">
        <w:r w:rsidR="00904D50">
          <w:rPr>
            <w:lang w:bidi="en-US"/>
          </w:rPr>
          <w:t>s</w:t>
        </w:r>
      </w:ins>
      <w:ins w:id="1899" w:author="praktikum" w:date="2022-04-12T15:01:00Z">
        <w:r w:rsidR="00904D50">
          <w:rPr>
            <w:lang w:bidi="en-US"/>
          </w:rPr>
          <w:t xml:space="preserve"> are 25% and 75%, respectively</w:t>
        </w:r>
      </w:ins>
      <w:ins w:id="1900" w:author="praktikum" w:date="2022-04-12T15:02:00Z">
        <w:r w:rsidR="00904D50">
          <w:rPr>
            <w:lang w:bidi="en-US"/>
          </w:rPr>
          <w:t xml:space="preserve"> (</w:t>
        </w:r>
        <w:r w:rsidR="00904D50">
          <w:rPr>
            <w:i/>
            <w:lang w:bidi="en-US"/>
          </w:rPr>
          <w:t>df</w:t>
        </w:r>
        <w:r w:rsidR="00904D50">
          <w:rPr>
            <w:lang w:bidi="en-US"/>
          </w:rPr>
          <w:t xml:space="preserve"> = 1, </w:t>
        </w:r>
        <w:r w:rsidR="00904D50" w:rsidRPr="00904D50">
          <w:rPr>
            <w:i/>
            <w:lang w:bidi="en-US"/>
            <w:rPrChange w:id="1901" w:author="praktikum" w:date="2022-04-12T15:02:00Z">
              <w:rPr>
                <w:bCs w:val="0"/>
                <w:i w:val="0"/>
              </w:rPr>
            </w:rPrChange>
          </w:rPr>
          <w:t>α</w:t>
        </w:r>
        <w:r w:rsidR="00904D50">
          <w:rPr>
            <w:lang w:bidi="en-US"/>
          </w:rPr>
          <w:t xml:space="preserve"> = .05)</w:t>
        </w:r>
      </w:ins>
      <w:ins w:id="1902" w:author="praktikum" w:date="2022-04-12T15:01:00Z">
        <w:r w:rsidR="00904D50">
          <w:rPr>
            <w:lang w:bidi="en-US"/>
          </w:rPr>
          <w:t>.</w:t>
        </w:r>
      </w:ins>
      <w:ins w:id="1903" w:author="praktikum" w:date="2022-04-12T15:02:00Z">
        <w:r w:rsidR="00904D50">
          <w:rPr>
            <w:lang w:bidi="en-US"/>
          </w:rPr>
          <w:t xml:space="preserve"> Subjects that did not </w:t>
        </w:r>
      </w:ins>
      <w:ins w:id="1904" w:author="praktikum" w:date="2022-04-12T15:03:00Z">
        <w:r w:rsidR="00904D50">
          <w:rPr>
            <w:lang w:bidi="en-US"/>
          </w:rPr>
          <w:t xml:space="preserve">pass the corresponding criterion </w:t>
        </w:r>
      </w:ins>
      <w:ins w:id="1905" w:author="praktikum" w:date="2022-04-12T15:40:00Z">
        <w:r w:rsidR="00DB0A2A">
          <w:rPr>
            <w:lang w:bidi="en-US"/>
          </w:rPr>
          <w:t>(</w:t>
        </w:r>
        <w:r w:rsidR="00DB0A2A" w:rsidRPr="00EB31DA">
          <w:rPr>
            <w:lang w:bidi="en-US"/>
          </w:rPr>
          <w:t>χ</w:t>
        </w:r>
        <w:r w:rsidR="00DB0A2A" w:rsidRPr="00EB31DA">
          <w:rPr>
            <w:vertAlign w:val="superscript"/>
            <w:lang w:bidi="en-US"/>
          </w:rPr>
          <w:t>2</w:t>
        </w:r>
        <w:r w:rsidR="00DB0A2A" w:rsidRPr="00EB31DA">
          <w:rPr>
            <w:lang w:bidi="en-US"/>
          </w:rPr>
          <w:t xml:space="preserve"> </w:t>
        </w:r>
      </w:ins>
      <w:ins w:id="1906" w:author="praktikum" w:date="2022-04-12T15:41:00Z">
        <w:r w:rsidR="00DB0A2A">
          <w:rPr>
            <w:lang w:bidi="en-US"/>
          </w:rPr>
          <w:t>&gt;</w:t>
        </w:r>
      </w:ins>
      <w:ins w:id="1907" w:author="praktikum" w:date="2022-04-12T15:40:00Z">
        <w:r w:rsidR="00DB0A2A">
          <w:rPr>
            <w:lang w:bidi="en-US"/>
          </w:rPr>
          <w:t xml:space="preserve"> </w:t>
        </w:r>
      </w:ins>
      <w:ins w:id="1908" w:author="praktikum" w:date="2022-04-12T15:03:00Z">
        <w:r w:rsidR="00904D50" w:rsidRPr="00EB31DA">
          <w:rPr>
            <w:lang w:bidi="en-US"/>
          </w:rPr>
          <w:t>3</w:t>
        </w:r>
        <w:r w:rsidR="00904D50">
          <w:rPr>
            <w:lang w:bidi="en-US"/>
          </w:rPr>
          <w:t>.841</w:t>
        </w:r>
      </w:ins>
      <w:ins w:id="1909" w:author="praktikum" w:date="2022-04-12T15:40:00Z">
        <w:r w:rsidR="00DB0A2A">
          <w:rPr>
            <w:lang w:bidi="en-US"/>
          </w:rPr>
          <w:t>)</w:t>
        </w:r>
      </w:ins>
      <w:ins w:id="1910" w:author="praktikum" w:date="2022-04-12T15:03:00Z">
        <w:r w:rsidR="00904D50">
          <w:rPr>
            <w:lang w:bidi="en-US"/>
          </w:rPr>
          <w:t xml:space="preserve"> were excluded from </w:t>
        </w:r>
        <w:commentRangeStart w:id="1911"/>
        <w:r w:rsidR="00904D50">
          <w:rPr>
            <w:lang w:bidi="en-US"/>
          </w:rPr>
          <w:t>analysis</w:t>
        </w:r>
        <w:commentRangeEnd w:id="1911"/>
        <w:r w:rsidR="00904D50">
          <w:rPr>
            <w:rStyle w:val="Kommentarzeichen"/>
          </w:rPr>
          <w:commentReference w:id="1911"/>
        </w:r>
        <w:r w:rsidR="00904D50">
          <w:rPr>
            <w:lang w:bidi="en-US"/>
          </w:rPr>
          <w:t>.</w:t>
        </w:r>
      </w:ins>
      <w:ins w:id="1912" w:author="praktikum" w:date="2022-04-12T15:02:00Z">
        <w:r w:rsidR="00904D50">
          <w:rPr>
            <w:lang w:bidi="en-US"/>
          </w:rPr>
          <w:t xml:space="preserve"> </w:t>
        </w:r>
      </w:ins>
      <w:ins w:id="1913" w:author="praktikum" w:date="2022-04-12T15:04:00Z">
        <w:r w:rsidR="00904D50">
          <w:rPr>
            <w:lang w:bidi="en-US"/>
          </w:rPr>
          <w:t xml:space="preserve">Thus, </w:t>
        </w:r>
      </w:ins>
      <w:ins w:id="1914" w:author="praktikum" w:date="2022-04-12T15:09:00Z">
        <w:r w:rsidR="00DE38FF">
          <w:rPr>
            <w:lang w:bidi="en-US"/>
          </w:rPr>
          <w:t>19 subjects were disregarded for the analysis</w:t>
        </w:r>
      </w:ins>
      <w:ins w:id="1915" w:author="praktikum" w:date="2022-04-12T15:10:00Z">
        <w:r w:rsidR="006D2A67">
          <w:rPr>
            <w:lang w:bidi="en-US"/>
          </w:rPr>
          <w:t>.</w:t>
        </w:r>
      </w:ins>
      <w:ins w:id="1916" w:author="praktikum" w:date="2022-04-12T15:56:00Z">
        <w:r w:rsidR="005772C8">
          <w:rPr>
            <w:lang w:bidi="en-US"/>
          </w:rPr>
          <w:t xml:space="preserve"> </w:t>
        </w:r>
      </w:ins>
      <w:ins w:id="1917" w:author="praktikum" w:date="2022-04-12T15:57:00Z">
        <w:r w:rsidR="00EB31DA" w:rsidRPr="003D47D3">
          <w:rPr>
            <w:strike/>
            <w:lang w:bidi="en-US"/>
            <w:rPrChange w:id="1918" w:author="praktikum" w:date="2022-04-12T16:17:00Z">
              <w:rPr>
                <w:bCs w:val="0"/>
                <w:i w:val="0"/>
              </w:rPr>
            </w:rPrChange>
          </w:rPr>
          <w:t>Additionally, a sufficient number (</w:t>
        </w:r>
        <w:r w:rsidR="00EB31DA" w:rsidRPr="003D47D3">
          <w:rPr>
            <w:i/>
            <w:strike/>
            <w:lang w:bidi="en-US"/>
            <w:rPrChange w:id="1919" w:author="praktikum" w:date="2022-04-12T16:17:00Z">
              <w:rPr>
                <w:bCs w:val="0"/>
                <w:i w:val="0"/>
              </w:rPr>
            </w:rPrChange>
          </w:rPr>
          <w:t>n</w:t>
        </w:r>
        <w:r w:rsidR="00EB31DA" w:rsidRPr="003D47D3">
          <w:rPr>
            <w:strike/>
            <w:lang w:bidi="en-US"/>
            <w:rPrChange w:id="1920" w:author="praktikum" w:date="2022-04-12T16:17:00Z">
              <w:rPr>
                <w:bCs w:val="0"/>
                <w:i w:val="0"/>
              </w:rPr>
            </w:rPrChange>
          </w:rPr>
          <w:t xml:space="preserve"> ≥ 12) of false trials in both </w:t>
        </w:r>
      </w:ins>
      <w:ins w:id="1921" w:author="praktikum" w:date="2022-04-12T15:58:00Z">
        <w:r w:rsidR="00EB31DA" w:rsidRPr="003D47D3">
          <w:rPr>
            <w:strike/>
            <w:lang w:bidi="en-US"/>
            <w:rPrChange w:id="1922" w:author="praktikum" w:date="2022-04-12T16:17:00Z">
              <w:rPr>
                <w:bCs w:val="0"/>
                <w:i w:val="0"/>
              </w:rPr>
            </w:rPrChange>
          </w:rPr>
          <w:t xml:space="preserve">encoding and </w:t>
        </w:r>
      </w:ins>
      <w:ins w:id="1923" w:author="praktikum" w:date="2022-04-12T15:57:00Z">
        <w:r w:rsidR="00EB31DA" w:rsidRPr="003D47D3">
          <w:rPr>
            <w:strike/>
            <w:lang w:bidi="en-US"/>
            <w:rPrChange w:id="1924" w:author="praktikum" w:date="2022-04-12T16:17:00Z">
              <w:rPr>
                <w:bCs w:val="0"/>
                <w:i w:val="0"/>
              </w:rPr>
            </w:rPrChange>
          </w:rPr>
          <w:t>retr</w:t>
        </w:r>
      </w:ins>
      <w:ins w:id="1925" w:author="praktikum" w:date="2022-04-12T15:58:00Z">
        <w:r w:rsidR="00EB31DA" w:rsidRPr="003D47D3">
          <w:rPr>
            <w:strike/>
            <w:lang w:bidi="en-US"/>
            <w:rPrChange w:id="1926" w:author="praktikum" w:date="2022-04-12T16:17:00Z">
              <w:rPr>
                <w:bCs w:val="0"/>
                <w:i w:val="0"/>
              </w:rPr>
            </w:rPrChange>
          </w:rPr>
          <w:t xml:space="preserve">ieval session was required for the fMRI analysis. </w:t>
        </w:r>
      </w:ins>
      <w:ins w:id="1927" w:author="praktikum" w:date="2022-04-12T15:59:00Z">
        <w:r w:rsidR="00EB31DA" w:rsidRPr="003D47D3">
          <w:rPr>
            <w:strike/>
            <w:lang w:bidi="en-US"/>
            <w:rPrChange w:id="1928" w:author="praktikum" w:date="2022-04-12T16:17:00Z">
              <w:rPr>
                <w:bCs w:val="0"/>
                <w:i w:val="0"/>
              </w:rPr>
            </w:rPrChange>
          </w:rPr>
          <w:t>Based on this criterion</w:t>
        </w:r>
      </w:ins>
      <w:ins w:id="1929" w:author="praktikum" w:date="2022-04-12T15:58:00Z">
        <w:r w:rsidR="00EB31DA" w:rsidRPr="003D47D3">
          <w:rPr>
            <w:strike/>
            <w:lang w:bidi="en-US"/>
            <w:rPrChange w:id="1930" w:author="praktikum" w:date="2022-04-12T16:17:00Z">
              <w:rPr>
                <w:bCs w:val="0"/>
                <w:i w:val="0"/>
              </w:rPr>
            </w:rPrChange>
          </w:rPr>
          <w:t xml:space="preserve">, 2 </w:t>
        </w:r>
      </w:ins>
      <w:ins w:id="1931" w:author="praktikum" w:date="2022-04-12T15:59:00Z">
        <w:r w:rsidR="00EB31DA" w:rsidRPr="003D47D3">
          <w:rPr>
            <w:strike/>
            <w:lang w:bidi="en-US"/>
            <w:rPrChange w:id="1932" w:author="praktikum" w:date="2022-04-12T16:17:00Z">
              <w:rPr>
                <w:bCs w:val="0"/>
                <w:i w:val="0"/>
              </w:rPr>
            </w:rPrChange>
          </w:rPr>
          <w:t xml:space="preserve">further </w:t>
        </w:r>
      </w:ins>
      <w:ins w:id="1933" w:author="praktikum" w:date="2022-04-12T15:58:00Z">
        <w:r w:rsidR="00EB31DA" w:rsidRPr="003D47D3">
          <w:rPr>
            <w:strike/>
            <w:lang w:bidi="en-US"/>
            <w:rPrChange w:id="1934" w:author="praktikum" w:date="2022-04-12T16:17:00Z">
              <w:rPr>
                <w:bCs w:val="0"/>
                <w:i w:val="0"/>
              </w:rPr>
            </w:rPrChange>
          </w:rPr>
          <w:t>subjects were excluded.</w:t>
        </w:r>
      </w:ins>
      <w:ins w:id="1935" w:author="praktikum" w:date="2022-04-12T15:59:00Z">
        <w:r w:rsidR="00EB31DA">
          <w:rPr>
            <w:lang w:bidi="en-US"/>
          </w:rPr>
          <w:t xml:space="preserve"> In total, 5</w:t>
        </w:r>
      </w:ins>
      <w:ins w:id="1936" w:author="praktikum" w:date="2022-04-12T16:17:00Z">
        <w:r w:rsidR="003D47D3">
          <w:rPr>
            <w:lang w:bidi="en-US"/>
          </w:rPr>
          <w:t>5</w:t>
        </w:r>
      </w:ins>
      <w:ins w:id="1937" w:author="praktikum" w:date="2022-04-12T16:00:00Z">
        <w:r w:rsidR="00EB31DA">
          <w:rPr>
            <w:lang w:bidi="en-US"/>
          </w:rPr>
          <w:t xml:space="preserve"> </w:t>
        </w:r>
      </w:ins>
      <w:ins w:id="1938" w:author="praktikum" w:date="2022-04-12T15:59:00Z">
        <w:r w:rsidR="00EB31DA">
          <w:rPr>
            <w:lang w:bidi="en-US"/>
          </w:rPr>
          <w:t>subjects were analysed hereafter</w:t>
        </w:r>
      </w:ins>
      <w:ins w:id="1939" w:author="praktikum" w:date="2022-04-12T16:05:00Z">
        <w:r w:rsidR="00D822B9">
          <w:rPr>
            <w:lang w:bidi="en-US"/>
          </w:rPr>
          <w:t xml:space="preserve"> (for details, see Table X)</w:t>
        </w:r>
      </w:ins>
      <w:ins w:id="1940" w:author="praktikum" w:date="2022-04-12T15:59:00Z">
        <w:r w:rsidR="00EB31DA">
          <w:rPr>
            <w:lang w:bidi="en-US"/>
          </w:rPr>
          <w:t>.</w:t>
        </w:r>
      </w:ins>
    </w:p>
    <w:p w14:paraId="4B5F32B5" w14:textId="22E6643D" w:rsidR="0091697C" w:rsidDel="00DB0A2A" w:rsidRDefault="0091697C">
      <w:pPr>
        <w:pStyle w:val="berschrift3"/>
        <w:rPr>
          <w:del w:id="1941" w:author="praktikum" w:date="2022-04-12T15:40:00Z"/>
        </w:rPr>
      </w:pPr>
      <w:del w:id="1942" w:author="praktikum" w:date="2022-04-12T15:40:00Z">
        <w:r w:rsidDel="00DB0A2A">
          <w:delText>P</w:delText>
        </w:r>
        <w:r w:rsidR="00BD7C7D" w:rsidDel="00DB0A2A">
          <w:delText>rocedural Motor Learning Task</w:delText>
        </w:r>
      </w:del>
    </w:p>
    <w:p w14:paraId="02A14634" w14:textId="1772CAFB" w:rsidR="00705115" w:rsidDel="00705115" w:rsidRDefault="00705115" w:rsidP="00705115">
      <w:pPr>
        <w:rPr>
          <w:del w:id="1943" w:author="praktikum" w:date="2022-04-06T17:30:00Z"/>
          <w:moveTo w:id="1944" w:author="praktikum" w:date="2022-04-06T17:30:00Z"/>
        </w:rPr>
      </w:pPr>
      <w:moveToRangeStart w:id="1945" w:author="praktikum" w:date="2022-04-06T17:30:00Z" w:name="move100158653"/>
      <w:moveTo w:id="1946" w:author="praktikum" w:date="2022-04-06T17:30:00Z">
        <w:del w:id="1947" w:author="praktikum" w:date="2022-04-12T15:40:00Z">
          <w:r w:rsidDel="00DB0A2A">
            <w:delText xml:space="preserve">Reaction time data were analysed by a three-way substance group (placebo, methylphenidate, nicotine), trial type (random, </w:delText>
          </w:r>
        </w:del>
        <w:del w:id="1948" w:author="praktikum" w:date="2022-04-06T17:30:00Z">
          <w:r w:rsidDel="00705115">
            <w:delText>block</w:delText>
          </w:r>
        </w:del>
        <w:del w:id="1949" w:author="praktikum" w:date="2022-04-12T15:40:00Z">
          <w:r w:rsidDel="00DB0A2A">
            <w:delText xml:space="preserve">) and block number (1-10 for random and pattern blocks) analysis of variance. </w:delText>
          </w:r>
        </w:del>
      </w:moveTo>
    </w:p>
    <w:moveToRangeEnd w:id="1945"/>
    <w:p w14:paraId="5F9187D6" w14:textId="626F93E9" w:rsidR="00045FF1" w:rsidDel="00DB0A2A" w:rsidRDefault="00BD7C7D" w:rsidP="00BD7C7D">
      <w:pPr>
        <w:rPr>
          <w:del w:id="1950" w:author="praktikum" w:date="2022-04-12T15:40:00Z"/>
          <w:lang w:bidi="en-US"/>
        </w:rPr>
      </w:pPr>
      <w:del w:id="1951" w:author="praktikum" w:date="2022-04-12T15:40:00Z">
        <w:r w:rsidDel="00DB0A2A">
          <w:rPr>
            <w:lang w:bidi="en-US"/>
          </w:rPr>
          <w:delText xml:space="preserve">Mean reaction times were checked for assumption of </w:delText>
        </w:r>
        <w:commentRangeStart w:id="1952"/>
        <w:r w:rsidDel="00DB0A2A">
          <w:rPr>
            <w:lang w:bidi="en-US"/>
          </w:rPr>
          <w:delText xml:space="preserve">normality with Kolmogorov-Smirnov </w:delText>
        </w:r>
        <w:commentRangeEnd w:id="1952"/>
        <w:r w:rsidR="00C30B99" w:rsidDel="00DB0A2A">
          <w:rPr>
            <w:rStyle w:val="Kommentarzeichen"/>
          </w:rPr>
          <w:commentReference w:id="1952"/>
        </w:r>
      </w:del>
      <w:del w:id="1953" w:author="praktikum" w:date="2022-04-06T16:11:00Z">
        <w:r w:rsidDel="0089093A">
          <w:rPr>
            <w:lang w:bidi="en-US"/>
          </w:rPr>
          <w:delText>Test</w:delText>
        </w:r>
      </w:del>
      <w:del w:id="1954" w:author="praktikum" w:date="2022-04-12T15:40:00Z">
        <w:r w:rsidDel="00DB0A2A">
          <w:rPr>
            <w:lang w:bidi="en-US"/>
          </w:rPr>
          <w:delText xml:space="preserve">. There was no </w:delText>
        </w:r>
        <w:r w:rsidR="006169D7" w:rsidDel="00DB0A2A">
          <w:rPr>
            <w:lang w:bidi="en-US"/>
          </w:rPr>
          <w:delText>significant deviation of normality in distribution</w:delText>
        </w:r>
        <w:r w:rsidR="006638A2" w:rsidDel="00DB0A2A">
          <w:rPr>
            <w:lang w:bidi="en-US"/>
          </w:rPr>
          <w:delText xml:space="preserve"> of data</w:delText>
        </w:r>
        <w:commentRangeStart w:id="1955"/>
        <w:r w:rsidR="006169D7" w:rsidDel="00DB0A2A">
          <w:rPr>
            <w:lang w:bidi="en-US"/>
          </w:rPr>
          <w:delText xml:space="preserve">. </w:delText>
        </w:r>
        <w:commentRangeEnd w:id="1955"/>
        <w:r w:rsidR="0089093A" w:rsidDel="00DB0A2A">
          <w:rPr>
            <w:rStyle w:val="Kommentarzeichen"/>
          </w:rPr>
          <w:commentReference w:id="1955"/>
        </w:r>
        <w:r w:rsidR="006169D7" w:rsidRPr="00807B0F" w:rsidDel="00DB0A2A">
          <w:rPr>
            <w:strike/>
            <w:lang w:bidi="en-US"/>
            <w:rPrChange w:id="1956" w:author="praktikum" w:date="2022-04-06T16:49:00Z">
              <w:rPr>
                <w:lang w:bidi="en-US"/>
              </w:rPr>
            </w:rPrChange>
          </w:rPr>
          <w:delText>There was a significant main effect of trial type (</w:delText>
        </w:r>
      </w:del>
      <w:del w:id="1957" w:author="praktikum" w:date="2022-04-06T16:27:00Z">
        <w:r w:rsidR="006169D7" w:rsidRPr="00807B0F" w:rsidDel="00E81EEE">
          <w:rPr>
            <w:strike/>
            <w:lang w:bidi="en-US"/>
            <w:rPrChange w:id="1958" w:author="praktikum" w:date="2022-04-06T16:49:00Z">
              <w:rPr>
                <w:lang w:bidi="en-US"/>
              </w:rPr>
            </w:rPrChange>
          </w:rPr>
          <w:delText>F(1,67)= 9.07, p= 0.004; Partial eta square 0.1</w:delText>
        </w:r>
        <w:r w:rsidR="00A51BF0" w:rsidRPr="00807B0F" w:rsidDel="00E81EEE">
          <w:rPr>
            <w:strike/>
            <w:lang w:bidi="en-US"/>
            <w:rPrChange w:id="1959" w:author="praktikum" w:date="2022-04-06T16:49:00Z">
              <w:rPr>
                <w:lang w:bidi="en-US"/>
              </w:rPr>
            </w:rPrChange>
          </w:rPr>
          <w:delText>2</w:delText>
        </w:r>
        <w:r w:rsidR="006169D7" w:rsidRPr="00807B0F" w:rsidDel="00E81EEE">
          <w:rPr>
            <w:strike/>
            <w:lang w:bidi="en-US"/>
            <w:rPrChange w:id="1960" w:author="praktikum" w:date="2022-04-06T16:49:00Z">
              <w:rPr>
                <w:lang w:bidi="en-US"/>
              </w:rPr>
            </w:rPrChange>
          </w:rPr>
          <w:delText>)</w:delText>
        </w:r>
      </w:del>
      <w:del w:id="1961" w:author="praktikum" w:date="2022-04-12T15:40:00Z">
        <w:r w:rsidR="00A51BF0" w:rsidRPr="00807B0F" w:rsidDel="00DB0A2A">
          <w:rPr>
            <w:strike/>
            <w:lang w:bidi="en-US"/>
            <w:rPrChange w:id="1962" w:author="praktikum" w:date="2022-04-06T16:49:00Z">
              <w:rPr>
                <w:lang w:bidi="en-US"/>
              </w:rPr>
            </w:rPrChange>
          </w:rPr>
          <w:delText xml:space="preserve"> and a main effect of block number (</w:delText>
        </w:r>
        <w:r w:rsidR="00A51BF0" w:rsidRPr="00807B0F" w:rsidDel="00DB0A2A">
          <w:rPr>
            <w:i/>
            <w:strike/>
            <w:lang w:bidi="en-US"/>
            <w:rPrChange w:id="1963" w:author="praktikum" w:date="2022-04-06T16:49:00Z">
              <w:rPr>
                <w:lang w:bidi="en-US"/>
              </w:rPr>
            </w:rPrChange>
          </w:rPr>
          <w:delText>F</w:delText>
        </w:r>
      </w:del>
      <w:del w:id="1964" w:author="praktikum" w:date="2022-04-06T16:32:00Z">
        <w:r w:rsidR="00A51BF0" w:rsidRPr="00807B0F" w:rsidDel="003D1AF8">
          <w:rPr>
            <w:i/>
            <w:strike/>
            <w:vertAlign w:val="subscript"/>
            <w:lang w:bidi="en-US"/>
            <w:rPrChange w:id="1965" w:author="praktikum" w:date="2022-04-06T16:49:00Z">
              <w:rPr>
                <w:lang w:bidi="en-US"/>
              </w:rPr>
            </w:rPrChange>
          </w:rPr>
          <w:delText>(</w:delText>
        </w:r>
        <w:r w:rsidR="00F15011" w:rsidRPr="00807B0F" w:rsidDel="003D1AF8">
          <w:rPr>
            <w:i/>
            <w:strike/>
            <w:vertAlign w:val="subscript"/>
            <w:lang w:bidi="en-US"/>
            <w:rPrChange w:id="1966" w:author="praktikum" w:date="2022-04-06T16:49:00Z">
              <w:rPr>
                <w:lang w:bidi="en-US"/>
              </w:rPr>
            </w:rPrChange>
          </w:rPr>
          <w:delText>9</w:delText>
        </w:r>
        <w:r w:rsidR="00A51BF0" w:rsidRPr="00807B0F" w:rsidDel="003D1AF8">
          <w:rPr>
            <w:i/>
            <w:strike/>
            <w:vertAlign w:val="subscript"/>
            <w:lang w:bidi="en-US"/>
            <w:rPrChange w:id="1967" w:author="praktikum" w:date="2022-04-06T16:49:00Z">
              <w:rPr>
                <w:lang w:bidi="en-US"/>
              </w:rPr>
            </w:rPrChange>
          </w:rPr>
          <w:delText>,</w:delText>
        </w:r>
        <w:commentRangeStart w:id="1968"/>
        <w:r w:rsidR="00A51BF0" w:rsidRPr="00807B0F" w:rsidDel="003D1AF8">
          <w:rPr>
            <w:i/>
            <w:strike/>
            <w:vertAlign w:val="subscript"/>
            <w:lang w:bidi="en-US"/>
            <w:rPrChange w:id="1969" w:author="praktikum" w:date="2022-04-06T16:49:00Z">
              <w:rPr>
                <w:lang w:bidi="en-US"/>
              </w:rPr>
            </w:rPrChange>
          </w:rPr>
          <w:delText>321197</w:delText>
        </w:r>
        <w:commentRangeEnd w:id="1968"/>
        <w:r w:rsidR="00885B03" w:rsidRPr="00807B0F" w:rsidDel="003D1AF8">
          <w:rPr>
            <w:rStyle w:val="Kommentarzeichen"/>
            <w:i/>
            <w:strike/>
            <w:vertAlign w:val="subscript"/>
            <w:rPrChange w:id="1970" w:author="praktikum" w:date="2022-04-06T16:49:00Z">
              <w:rPr>
                <w:rStyle w:val="Kommentarzeichen"/>
              </w:rPr>
            </w:rPrChange>
          </w:rPr>
          <w:commentReference w:id="1968"/>
        </w:r>
        <w:r w:rsidR="00A51BF0" w:rsidRPr="00807B0F" w:rsidDel="003D1AF8">
          <w:rPr>
            <w:i/>
            <w:strike/>
            <w:vertAlign w:val="subscript"/>
            <w:lang w:bidi="en-US"/>
            <w:rPrChange w:id="1971" w:author="praktikum" w:date="2022-04-06T16:49:00Z">
              <w:rPr>
                <w:lang w:bidi="en-US"/>
              </w:rPr>
            </w:rPrChange>
          </w:rPr>
          <w:delText>)=</w:delText>
        </w:r>
      </w:del>
      <w:del w:id="1972" w:author="praktikum" w:date="2022-04-06T16:34:00Z">
        <w:r w:rsidR="00A51BF0" w:rsidRPr="00807B0F" w:rsidDel="003D1AF8">
          <w:rPr>
            <w:strike/>
            <w:lang w:bidi="en-US"/>
            <w:rPrChange w:id="1973" w:author="praktikum" w:date="2022-04-06T16:49:00Z">
              <w:rPr>
                <w:lang w:bidi="en-US"/>
              </w:rPr>
            </w:rPrChange>
          </w:rPr>
          <w:delText xml:space="preserve">19.18 </w:delText>
        </w:r>
      </w:del>
      <w:del w:id="1974" w:author="praktikum" w:date="2022-04-12T15:40:00Z">
        <w:r w:rsidR="00A51BF0" w:rsidRPr="00807B0F" w:rsidDel="00DB0A2A">
          <w:rPr>
            <w:strike/>
            <w:lang w:bidi="en-US"/>
            <w:rPrChange w:id="1975" w:author="praktikum" w:date="2022-04-06T16:49:00Z">
              <w:rPr>
                <w:lang w:bidi="en-US"/>
              </w:rPr>
            </w:rPrChange>
          </w:rPr>
          <w:delText xml:space="preserve">, </w:delText>
        </w:r>
        <w:r w:rsidR="00A51BF0" w:rsidRPr="00807B0F" w:rsidDel="00DB0A2A">
          <w:rPr>
            <w:i/>
            <w:strike/>
            <w:lang w:bidi="en-US"/>
            <w:rPrChange w:id="1976" w:author="praktikum" w:date="2022-04-06T16:49:00Z">
              <w:rPr>
                <w:lang w:bidi="en-US"/>
              </w:rPr>
            </w:rPrChange>
          </w:rPr>
          <w:delText>p</w:delText>
        </w:r>
        <w:r w:rsidR="00A51BF0" w:rsidRPr="00807B0F" w:rsidDel="00DB0A2A">
          <w:rPr>
            <w:strike/>
            <w:lang w:bidi="en-US"/>
            <w:rPrChange w:id="1977" w:author="praktikum" w:date="2022-04-06T16:49:00Z">
              <w:rPr>
                <w:lang w:bidi="en-US"/>
              </w:rPr>
            </w:rPrChange>
          </w:rPr>
          <w:delText xml:space="preserve">&lt; </w:delText>
        </w:r>
      </w:del>
      <w:del w:id="1978" w:author="praktikum" w:date="2022-04-06T16:32:00Z">
        <w:r w:rsidR="00A51BF0" w:rsidRPr="00807B0F" w:rsidDel="003D1AF8">
          <w:rPr>
            <w:strike/>
            <w:lang w:bidi="en-US"/>
            <w:rPrChange w:id="1979" w:author="praktikum" w:date="2022-04-06T16:49:00Z">
              <w:rPr>
                <w:lang w:bidi="en-US"/>
              </w:rPr>
            </w:rPrChange>
          </w:rPr>
          <w:delText>0</w:delText>
        </w:r>
      </w:del>
      <w:del w:id="1980" w:author="praktikum" w:date="2022-04-12T15:40:00Z">
        <w:r w:rsidR="00A51BF0" w:rsidRPr="00807B0F" w:rsidDel="00DB0A2A">
          <w:rPr>
            <w:strike/>
            <w:lang w:bidi="en-US"/>
            <w:rPrChange w:id="1981" w:author="praktikum" w:date="2022-04-06T16:49:00Z">
              <w:rPr>
                <w:lang w:bidi="en-US"/>
              </w:rPr>
            </w:rPrChange>
          </w:rPr>
          <w:delText xml:space="preserve">.001; </w:delText>
        </w:r>
      </w:del>
      <w:del w:id="1982" w:author="praktikum" w:date="2022-04-06T16:35:00Z">
        <w:r w:rsidR="00A51BF0" w:rsidRPr="00807B0F" w:rsidDel="003D1AF8">
          <w:rPr>
            <w:strike/>
            <w:lang w:bidi="en-US"/>
            <w:rPrChange w:id="1983" w:author="praktikum" w:date="2022-04-06T16:49:00Z">
              <w:rPr>
                <w:lang w:bidi="en-US"/>
              </w:rPr>
            </w:rPrChange>
          </w:rPr>
          <w:delText>Partial eta square 0.22</w:delText>
        </w:r>
      </w:del>
      <w:del w:id="1984" w:author="praktikum" w:date="2022-04-12T15:40:00Z">
        <w:r w:rsidR="00A51BF0" w:rsidRPr="00807B0F" w:rsidDel="00DB0A2A">
          <w:rPr>
            <w:strike/>
            <w:lang w:bidi="en-US"/>
            <w:rPrChange w:id="1985" w:author="praktikum" w:date="2022-04-06T16:49:00Z">
              <w:rPr>
                <w:lang w:bidi="en-US"/>
              </w:rPr>
            </w:rPrChange>
          </w:rPr>
          <w:delText>)</w:delText>
        </w:r>
        <w:r w:rsidR="00F15011" w:rsidRPr="00807B0F" w:rsidDel="00DB0A2A">
          <w:rPr>
            <w:strike/>
            <w:lang w:bidi="en-US"/>
            <w:rPrChange w:id="1986" w:author="praktikum" w:date="2022-04-06T16:49:00Z">
              <w:rPr>
                <w:lang w:bidi="en-US"/>
              </w:rPr>
            </w:rPrChange>
          </w:rPr>
          <w:delText>.</w:delText>
        </w:r>
        <w:r w:rsidR="00F15011" w:rsidDel="00DB0A2A">
          <w:rPr>
            <w:lang w:bidi="en-US"/>
          </w:rPr>
          <w:delText xml:space="preserve"> </w:delText>
        </w:r>
      </w:del>
      <w:del w:id="1987" w:author="praktikum" w:date="2022-04-06T16:36:00Z">
        <w:r w:rsidR="00F15011" w:rsidDel="003D1AF8">
          <w:rPr>
            <w:lang w:bidi="en-US"/>
          </w:rPr>
          <w:delText>There was no interaction effect.</w:delText>
        </w:r>
      </w:del>
      <w:del w:id="1988" w:author="praktikum" w:date="2022-04-06T16:37:00Z">
        <w:r w:rsidR="00F15011" w:rsidDel="003D1AF8">
          <w:rPr>
            <w:lang w:bidi="en-US"/>
          </w:rPr>
          <w:delText xml:space="preserve"> </w:delText>
        </w:r>
      </w:del>
    </w:p>
    <w:p w14:paraId="59F0BEEF" w14:textId="6D8A3107" w:rsidR="006169D7" w:rsidDel="00DB0A2A" w:rsidRDefault="006169D7" w:rsidP="00BD7C7D">
      <w:pPr>
        <w:rPr>
          <w:del w:id="1989" w:author="praktikum" w:date="2022-04-12T15:40:00Z"/>
          <w:lang w:bidi="en-US"/>
        </w:rPr>
      </w:pPr>
    </w:p>
    <w:p w14:paraId="48EF910E" w14:textId="6987BC25" w:rsidR="006169D7" w:rsidDel="00DB0A2A" w:rsidRDefault="006169D7" w:rsidP="006169D7">
      <w:pPr>
        <w:rPr>
          <w:del w:id="1990" w:author="praktikum" w:date="2022-04-12T15:40:00Z"/>
          <w:moveFrom w:id="1991" w:author="praktikum" w:date="2022-04-06T17:30:00Z"/>
        </w:rPr>
      </w:pPr>
      <w:moveFromRangeStart w:id="1992" w:author="praktikum" w:date="2022-04-06T17:30:00Z" w:name="move100158653"/>
      <w:moveFrom w:id="1993" w:author="praktikum" w:date="2022-04-06T17:30:00Z">
        <w:del w:id="1994" w:author="praktikum" w:date="2022-04-12T15:40:00Z">
          <w:r w:rsidDel="00DB0A2A">
            <w:delText xml:space="preserve">Reaction time data were analysed by a three-way substance group (placebo, methylphenidate, nicotine), trial type (random, block) and block number (1-10 for random and pattern blocks) analysis of variance. </w:delText>
          </w:r>
        </w:del>
      </w:moveFrom>
    </w:p>
    <w:moveFromRangeEnd w:id="1992"/>
    <w:p w14:paraId="55CD8837" w14:textId="7FE1685D" w:rsidR="006169D7" w:rsidRPr="00BD7C7D" w:rsidDel="00DB0A2A" w:rsidRDefault="0042760E">
      <w:pPr>
        <w:autoSpaceDE w:val="0"/>
        <w:autoSpaceDN w:val="0"/>
        <w:adjustRightInd w:val="0"/>
        <w:spacing w:after="0" w:line="240" w:lineRule="auto"/>
        <w:contextualSpacing w:val="0"/>
        <w:rPr>
          <w:del w:id="1995" w:author="praktikum" w:date="2022-04-12T15:40:00Z"/>
          <w:lang w:bidi="en-US"/>
        </w:rPr>
        <w:pPrChange w:id="1996" w:author="praktikum" w:date="2022-04-11T17:11:00Z">
          <w:pPr/>
        </w:pPrChange>
      </w:pPr>
      <w:commentRangeStart w:id="1997"/>
      <w:del w:id="1998" w:author="praktikum" w:date="2022-04-12T15:40:00Z">
        <w:r w:rsidDel="00DB0A2A">
          <w:rPr>
            <w:noProof/>
            <w:lang w:val="de-DE" w:eastAsia="de-DE"/>
          </w:rPr>
          <w:drawing>
            <wp:inline distT="0" distB="0" distL="0" distR="0" wp14:anchorId="2D4DFAAF" wp14:editId="529FD66E">
              <wp:extent cx="2826327" cy="2261498"/>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0"/>
                          </a:ext>
                        </a:extLst>
                      </a:blip>
                      <a:stretch>
                        <a:fillRect/>
                      </a:stretch>
                    </pic:blipFill>
                    <pic:spPr>
                      <a:xfrm>
                        <a:off x="0" y="0"/>
                        <a:ext cx="2849394" cy="2279955"/>
                      </a:xfrm>
                      <a:prstGeom prst="rect">
                        <a:avLst/>
                      </a:prstGeom>
                    </pic:spPr>
                  </pic:pic>
                </a:graphicData>
              </a:graphic>
            </wp:inline>
          </w:drawing>
        </w:r>
        <w:commentRangeEnd w:id="1997"/>
        <w:r w:rsidR="00D26335" w:rsidDel="00DB0A2A">
          <w:rPr>
            <w:rStyle w:val="Kommentarzeichen"/>
          </w:rPr>
          <w:commentReference w:id="1997"/>
        </w:r>
      </w:del>
    </w:p>
    <w:p w14:paraId="2A41BBA9" w14:textId="710FF736" w:rsidR="0091697C" w:rsidRDefault="0091697C" w:rsidP="0091697C">
      <w:pPr>
        <w:pStyle w:val="berschrift2"/>
      </w:pPr>
      <w:r>
        <w:t>Neuroimaging Results</w:t>
      </w:r>
    </w:p>
    <w:tbl>
      <w:tblPr>
        <w:tblStyle w:val="Tabellenraster"/>
        <w:tblW w:w="10010" w:type="dxa"/>
        <w:tblLook w:val="04A0" w:firstRow="1" w:lastRow="0" w:firstColumn="1" w:lastColumn="0" w:noHBand="0" w:noVBand="1"/>
      </w:tblPr>
      <w:tblGrid>
        <w:gridCol w:w="1980"/>
        <w:gridCol w:w="1417"/>
        <w:gridCol w:w="993"/>
        <w:gridCol w:w="708"/>
        <w:gridCol w:w="709"/>
        <w:gridCol w:w="709"/>
        <w:gridCol w:w="670"/>
        <w:gridCol w:w="920"/>
        <w:gridCol w:w="920"/>
        <w:gridCol w:w="984"/>
      </w:tblGrid>
      <w:tr w:rsidR="00D16EF6" w14:paraId="6378BA2A" w14:textId="77777777" w:rsidTr="00D16EF6">
        <w:tc>
          <w:tcPr>
            <w:tcW w:w="1980" w:type="dxa"/>
          </w:tcPr>
          <w:p w14:paraId="568AB1EA" w14:textId="77777777" w:rsidR="00D16EF6" w:rsidRDefault="00D16EF6" w:rsidP="00B013CD">
            <w:pPr>
              <w:pStyle w:val="berschrift3"/>
              <w:outlineLvl w:val="2"/>
            </w:pPr>
          </w:p>
        </w:tc>
        <w:tc>
          <w:tcPr>
            <w:tcW w:w="1417" w:type="dxa"/>
          </w:tcPr>
          <w:p w14:paraId="21D85333" w14:textId="09ECC0B9" w:rsidR="00D16EF6" w:rsidRDefault="00D16EF6">
            <w:pPr>
              <w:pStyle w:val="berschrift3"/>
              <w:outlineLvl w:val="2"/>
            </w:pPr>
            <w:r>
              <w:t>Region</w:t>
            </w:r>
          </w:p>
        </w:tc>
        <w:tc>
          <w:tcPr>
            <w:tcW w:w="993" w:type="dxa"/>
            <w:tcBorders>
              <w:bottom w:val="single" w:sz="4" w:space="0" w:color="auto"/>
            </w:tcBorders>
          </w:tcPr>
          <w:p w14:paraId="02FC824E" w14:textId="5B1CF6B4" w:rsidR="00D16EF6" w:rsidRDefault="00D16EF6">
            <w:pPr>
              <w:pStyle w:val="berschrift3"/>
              <w:outlineLvl w:val="2"/>
            </w:pPr>
            <w:r>
              <w:t>Side</w:t>
            </w:r>
          </w:p>
        </w:tc>
        <w:tc>
          <w:tcPr>
            <w:tcW w:w="708" w:type="dxa"/>
            <w:tcBorders>
              <w:bottom w:val="single" w:sz="4" w:space="0" w:color="auto"/>
            </w:tcBorders>
          </w:tcPr>
          <w:p w14:paraId="2C1F9559" w14:textId="411A42FB" w:rsidR="00D16EF6" w:rsidRDefault="00D16EF6">
            <w:pPr>
              <w:pStyle w:val="berschrift3"/>
              <w:outlineLvl w:val="2"/>
            </w:pPr>
            <w:r>
              <w:t>x</w:t>
            </w:r>
          </w:p>
        </w:tc>
        <w:tc>
          <w:tcPr>
            <w:tcW w:w="709" w:type="dxa"/>
            <w:tcBorders>
              <w:bottom w:val="single" w:sz="4" w:space="0" w:color="auto"/>
            </w:tcBorders>
          </w:tcPr>
          <w:p w14:paraId="52B134DA" w14:textId="7CF589BF" w:rsidR="00D16EF6" w:rsidRDefault="00D16EF6">
            <w:pPr>
              <w:pStyle w:val="berschrift3"/>
              <w:outlineLvl w:val="2"/>
            </w:pPr>
            <w:r>
              <w:t>y</w:t>
            </w:r>
          </w:p>
        </w:tc>
        <w:tc>
          <w:tcPr>
            <w:tcW w:w="709" w:type="dxa"/>
            <w:tcBorders>
              <w:bottom w:val="single" w:sz="4" w:space="0" w:color="auto"/>
            </w:tcBorders>
          </w:tcPr>
          <w:p w14:paraId="73455E8B" w14:textId="25A02566" w:rsidR="00D16EF6" w:rsidRDefault="00D16EF6">
            <w:pPr>
              <w:pStyle w:val="berschrift3"/>
              <w:outlineLvl w:val="2"/>
            </w:pPr>
            <w:r>
              <w:t>z</w:t>
            </w:r>
          </w:p>
        </w:tc>
        <w:tc>
          <w:tcPr>
            <w:tcW w:w="670" w:type="dxa"/>
            <w:tcBorders>
              <w:bottom w:val="single" w:sz="4" w:space="0" w:color="auto"/>
            </w:tcBorders>
          </w:tcPr>
          <w:p w14:paraId="4748E20C" w14:textId="3E99F5E6" w:rsidR="00D16EF6" w:rsidRDefault="00D16EF6">
            <w:pPr>
              <w:pStyle w:val="berschrift3"/>
              <w:outlineLvl w:val="2"/>
            </w:pPr>
            <w:r>
              <w:t>Z</w:t>
            </w:r>
          </w:p>
        </w:tc>
        <w:tc>
          <w:tcPr>
            <w:tcW w:w="920" w:type="dxa"/>
            <w:tcBorders>
              <w:bottom w:val="single" w:sz="4" w:space="0" w:color="auto"/>
            </w:tcBorders>
          </w:tcPr>
          <w:p w14:paraId="480E8E11" w14:textId="79BAB07D" w:rsidR="00D16EF6" w:rsidRDefault="00D16EF6">
            <w:pPr>
              <w:pStyle w:val="berschrift3"/>
              <w:outlineLvl w:val="2"/>
            </w:pPr>
            <w:r>
              <w:t>F</w:t>
            </w:r>
          </w:p>
        </w:tc>
        <w:tc>
          <w:tcPr>
            <w:tcW w:w="920" w:type="dxa"/>
            <w:tcBorders>
              <w:bottom w:val="single" w:sz="4" w:space="0" w:color="auto"/>
            </w:tcBorders>
          </w:tcPr>
          <w:p w14:paraId="5214C165" w14:textId="4E059AC0" w:rsidR="00D16EF6" w:rsidRDefault="00D16EF6">
            <w:pPr>
              <w:pStyle w:val="berschrift3"/>
              <w:outlineLvl w:val="2"/>
            </w:pPr>
            <w:r>
              <w:t>P</w:t>
            </w:r>
          </w:p>
        </w:tc>
        <w:tc>
          <w:tcPr>
            <w:tcW w:w="984" w:type="dxa"/>
            <w:tcBorders>
              <w:bottom w:val="single" w:sz="4" w:space="0" w:color="auto"/>
            </w:tcBorders>
          </w:tcPr>
          <w:p w14:paraId="014C3422" w14:textId="483DA3E0" w:rsidR="00D16EF6" w:rsidRDefault="00D16EF6">
            <w:pPr>
              <w:pStyle w:val="berschrift3"/>
              <w:outlineLvl w:val="2"/>
            </w:pPr>
            <w:r>
              <w:t>Cluster Size</w:t>
            </w:r>
          </w:p>
        </w:tc>
      </w:tr>
      <w:tr w:rsidR="00D16EF6" w14:paraId="2DBBAF45" w14:textId="77777777" w:rsidTr="00D16EF6">
        <w:tc>
          <w:tcPr>
            <w:tcW w:w="3397" w:type="dxa"/>
            <w:gridSpan w:val="2"/>
          </w:tcPr>
          <w:p w14:paraId="470807C1" w14:textId="659622A3" w:rsidR="00D16EF6" w:rsidRDefault="00D16EF6" w:rsidP="00B013CD">
            <w:pPr>
              <w:pStyle w:val="berschrift3"/>
              <w:outlineLvl w:val="2"/>
            </w:pPr>
            <w:r>
              <w:t xml:space="preserve">Main Effect Substance </w:t>
            </w:r>
          </w:p>
        </w:tc>
        <w:tc>
          <w:tcPr>
            <w:tcW w:w="993" w:type="dxa"/>
            <w:tcBorders>
              <w:bottom w:val="nil"/>
              <w:right w:val="nil"/>
            </w:tcBorders>
          </w:tcPr>
          <w:p w14:paraId="1A1E5021" w14:textId="77777777" w:rsidR="00D16EF6" w:rsidRDefault="00D16EF6">
            <w:pPr>
              <w:pStyle w:val="berschrift3"/>
              <w:outlineLvl w:val="2"/>
            </w:pPr>
          </w:p>
        </w:tc>
        <w:tc>
          <w:tcPr>
            <w:tcW w:w="708" w:type="dxa"/>
            <w:tcBorders>
              <w:left w:val="nil"/>
              <w:bottom w:val="nil"/>
              <w:right w:val="nil"/>
            </w:tcBorders>
          </w:tcPr>
          <w:p w14:paraId="17F4D3BD" w14:textId="4152698D" w:rsidR="00D16EF6" w:rsidRDefault="00D16EF6">
            <w:pPr>
              <w:pStyle w:val="berschrift3"/>
              <w:outlineLvl w:val="2"/>
            </w:pPr>
            <w:r>
              <w:t>-</w:t>
            </w:r>
          </w:p>
        </w:tc>
        <w:tc>
          <w:tcPr>
            <w:tcW w:w="709" w:type="dxa"/>
            <w:tcBorders>
              <w:left w:val="nil"/>
              <w:bottom w:val="nil"/>
              <w:right w:val="nil"/>
            </w:tcBorders>
          </w:tcPr>
          <w:p w14:paraId="266BB3A8" w14:textId="11A81FD7" w:rsidR="00D16EF6" w:rsidRDefault="00D16EF6">
            <w:pPr>
              <w:pStyle w:val="berschrift3"/>
              <w:outlineLvl w:val="2"/>
            </w:pPr>
            <w:r>
              <w:t>-</w:t>
            </w:r>
          </w:p>
        </w:tc>
        <w:tc>
          <w:tcPr>
            <w:tcW w:w="709" w:type="dxa"/>
            <w:tcBorders>
              <w:left w:val="nil"/>
              <w:bottom w:val="nil"/>
              <w:right w:val="nil"/>
            </w:tcBorders>
          </w:tcPr>
          <w:p w14:paraId="0CD7FE24" w14:textId="79DA37DE" w:rsidR="00D16EF6" w:rsidRDefault="00D16EF6">
            <w:pPr>
              <w:pStyle w:val="berschrift3"/>
              <w:outlineLvl w:val="2"/>
            </w:pPr>
            <w:r>
              <w:t>-</w:t>
            </w:r>
          </w:p>
        </w:tc>
        <w:tc>
          <w:tcPr>
            <w:tcW w:w="670" w:type="dxa"/>
            <w:tcBorders>
              <w:left w:val="nil"/>
              <w:bottom w:val="nil"/>
              <w:right w:val="nil"/>
            </w:tcBorders>
          </w:tcPr>
          <w:p w14:paraId="553D50D7" w14:textId="439E4BC4" w:rsidR="00D16EF6" w:rsidRDefault="00D16EF6">
            <w:pPr>
              <w:pStyle w:val="berschrift3"/>
              <w:outlineLvl w:val="2"/>
            </w:pPr>
            <w:r>
              <w:t>-</w:t>
            </w:r>
          </w:p>
        </w:tc>
        <w:tc>
          <w:tcPr>
            <w:tcW w:w="920" w:type="dxa"/>
            <w:tcBorders>
              <w:left w:val="nil"/>
              <w:bottom w:val="nil"/>
              <w:right w:val="nil"/>
            </w:tcBorders>
          </w:tcPr>
          <w:p w14:paraId="3FAB2173" w14:textId="77777777" w:rsidR="00D16EF6" w:rsidRDefault="00D16EF6">
            <w:pPr>
              <w:pStyle w:val="berschrift3"/>
              <w:outlineLvl w:val="2"/>
            </w:pPr>
          </w:p>
        </w:tc>
        <w:tc>
          <w:tcPr>
            <w:tcW w:w="920" w:type="dxa"/>
            <w:tcBorders>
              <w:left w:val="nil"/>
              <w:bottom w:val="nil"/>
              <w:right w:val="nil"/>
            </w:tcBorders>
          </w:tcPr>
          <w:p w14:paraId="2C5336ED" w14:textId="18A6522C" w:rsidR="00D16EF6" w:rsidRDefault="00D16EF6">
            <w:pPr>
              <w:pStyle w:val="berschrift3"/>
              <w:outlineLvl w:val="2"/>
            </w:pPr>
            <w:proofErr w:type="spellStart"/>
            <w:r>
              <w:t>n.a</w:t>
            </w:r>
            <w:proofErr w:type="spellEnd"/>
            <w:r>
              <w:t>.</w:t>
            </w:r>
          </w:p>
        </w:tc>
        <w:tc>
          <w:tcPr>
            <w:tcW w:w="984" w:type="dxa"/>
            <w:tcBorders>
              <w:left w:val="nil"/>
              <w:bottom w:val="nil"/>
            </w:tcBorders>
          </w:tcPr>
          <w:p w14:paraId="0F6EEE61" w14:textId="1FBB3F2F" w:rsidR="00D16EF6" w:rsidRPr="00F66F80" w:rsidRDefault="00D16EF6" w:rsidP="00F66F80">
            <w:pPr>
              <w:rPr>
                <w:lang w:bidi="en-US"/>
              </w:rPr>
            </w:pPr>
          </w:p>
        </w:tc>
      </w:tr>
      <w:tr w:rsidR="00D16EF6" w14:paraId="523A50B4" w14:textId="77777777" w:rsidTr="00216328">
        <w:tc>
          <w:tcPr>
            <w:tcW w:w="3397" w:type="dxa"/>
            <w:gridSpan w:val="2"/>
            <w:tcBorders>
              <w:bottom w:val="single" w:sz="4" w:space="0" w:color="auto"/>
            </w:tcBorders>
          </w:tcPr>
          <w:p w14:paraId="16170198" w14:textId="415F2BE1" w:rsidR="00D16EF6" w:rsidRDefault="00D16EF6" w:rsidP="00B013CD">
            <w:pPr>
              <w:pStyle w:val="berschrift3"/>
              <w:outlineLvl w:val="2"/>
            </w:pPr>
            <w:r>
              <w:t>Main Effect Task</w:t>
            </w:r>
          </w:p>
        </w:tc>
        <w:tc>
          <w:tcPr>
            <w:tcW w:w="993" w:type="dxa"/>
            <w:tcBorders>
              <w:top w:val="nil"/>
              <w:bottom w:val="nil"/>
              <w:right w:val="nil"/>
            </w:tcBorders>
          </w:tcPr>
          <w:p w14:paraId="0BA4E1BD" w14:textId="77777777" w:rsidR="00D16EF6" w:rsidRDefault="00D16EF6">
            <w:pPr>
              <w:pStyle w:val="berschrift3"/>
              <w:outlineLvl w:val="2"/>
            </w:pPr>
          </w:p>
        </w:tc>
        <w:tc>
          <w:tcPr>
            <w:tcW w:w="708" w:type="dxa"/>
            <w:tcBorders>
              <w:top w:val="nil"/>
              <w:left w:val="nil"/>
              <w:bottom w:val="nil"/>
              <w:right w:val="nil"/>
            </w:tcBorders>
          </w:tcPr>
          <w:p w14:paraId="4F74C801" w14:textId="77777777" w:rsidR="00D16EF6" w:rsidRDefault="00D16EF6">
            <w:pPr>
              <w:pStyle w:val="berschrift3"/>
              <w:outlineLvl w:val="2"/>
            </w:pPr>
          </w:p>
        </w:tc>
        <w:tc>
          <w:tcPr>
            <w:tcW w:w="709" w:type="dxa"/>
            <w:tcBorders>
              <w:top w:val="nil"/>
              <w:left w:val="nil"/>
              <w:bottom w:val="nil"/>
              <w:right w:val="nil"/>
            </w:tcBorders>
          </w:tcPr>
          <w:p w14:paraId="4E29BEFB" w14:textId="77777777" w:rsidR="00D16EF6" w:rsidRDefault="00D16EF6">
            <w:pPr>
              <w:pStyle w:val="berschrift3"/>
              <w:outlineLvl w:val="2"/>
            </w:pPr>
          </w:p>
        </w:tc>
        <w:tc>
          <w:tcPr>
            <w:tcW w:w="709" w:type="dxa"/>
            <w:tcBorders>
              <w:top w:val="nil"/>
              <w:left w:val="nil"/>
              <w:bottom w:val="nil"/>
              <w:right w:val="nil"/>
            </w:tcBorders>
          </w:tcPr>
          <w:p w14:paraId="32907D40" w14:textId="77777777" w:rsidR="00D16EF6" w:rsidRDefault="00D16EF6">
            <w:pPr>
              <w:pStyle w:val="berschrift3"/>
              <w:outlineLvl w:val="2"/>
            </w:pPr>
          </w:p>
        </w:tc>
        <w:tc>
          <w:tcPr>
            <w:tcW w:w="670" w:type="dxa"/>
            <w:tcBorders>
              <w:top w:val="nil"/>
              <w:left w:val="nil"/>
              <w:bottom w:val="nil"/>
              <w:right w:val="nil"/>
            </w:tcBorders>
          </w:tcPr>
          <w:p w14:paraId="6C21C076" w14:textId="77777777" w:rsidR="00D16EF6" w:rsidRDefault="00D16EF6">
            <w:pPr>
              <w:pStyle w:val="berschrift3"/>
              <w:outlineLvl w:val="2"/>
            </w:pPr>
          </w:p>
        </w:tc>
        <w:tc>
          <w:tcPr>
            <w:tcW w:w="920" w:type="dxa"/>
            <w:tcBorders>
              <w:top w:val="nil"/>
              <w:left w:val="nil"/>
              <w:bottom w:val="nil"/>
              <w:right w:val="nil"/>
            </w:tcBorders>
          </w:tcPr>
          <w:p w14:paraId="0EE9E914" w14:textId="77777777" w:rsidR="00D16EF6" w:rsidRDefault="00D16EF6">
            <w:pPr>
              <w:pStyle w:val="berschrift3"/>
              <w:outlineLvl w:val="2"/>
            </w:pPr>
          </w:p>
        </w:tc>
        <w:tc>
          <w:tcPr>
            <w:tcW w:w="920" w:type="dxa"/>
            <w:tcBorders>
              <w:top w:val="nil"/>
              <w:left w:val="nil"/>
              <w:bottom w:val="nil"/>
              <w:right w:val="nil"/>
            </w:tcBorders>
          </w:tcPr>
          <w:p w14:paraId="65E16241" w14:textId="053CF75A" w:rsidR="00D16EF6" w:rsidRDefault="00D16EF6">
            <w:pPr>
              <w:pStyle w:val="berschrift3"/>
              <w:outlineLvl w:val="2"/>
            </w:pPr>
          </w:p>
        </w:tc>
        <w:tc>
          <w:tcPr>
            <w:tcW w:w="984" w:type="dxa"/>
            <w:tcBorders>
              <w:top w:val="nil"/>
              <w:left w:val="nil"/>
              <w:bottom w:val="nil"/>
            </w:tcBorders>
          </w:tcPr>
          <w:p w14:paraId="12834D54" w14:textId="77777777" w:rsidR="00D16EF6" w:rsidRDefault="00D16EF6">
            <w:pPr>
              <w:pStyle w:val="berschrift3"/>
              <w:outlineLvl w:val="2"/>
            </w:pPr>
          </w:p>
        </w:tc>
      </w:tr>
      <w:tr w:rsidR="008173D2" w14:paraId="5878E5D7" w14:textId="77777777" w:rsidTr="00216328">
        <w:tc>
          <w:tcPr>
            <w:tcW w:w="3397" w:type="dxa"/>
            <w:gridSpan w:val="2"/>
            <w:tcBorders>
              <w:top w:val="single" w:sz="4" w:space="0" w:color="auto"/>
              <w:left w:val="single" w:sz="4" w:space="0" w:color="auto"/>
              <w:bottom w:val="nil"/>
              <w:right w:val="single" w:sz="4" w:space="0" w:color="auto"/>
            </w:tcBorders>
          </w:tcPr>
          <w:p w14:paraId="52C56772" w14:textId="23773130" w:rsidR="008173D2" w:rsidRDefault="008173D2" w:rsidP="00B013CD">
            <w:pPr>
              <w:pStyle w:val="berschrift3"/>
              <w:outlineLvl w:val="2"/>
            </w:pPr>
            <w:r>
              <w:t xml:space="preserve">Inferior Occipital Gyrus </w:t>
            </w:r>
          </w:p>
        </w:tc>
        <w:tc>
          <w:tcPr>
            <w:tcW w:w="993" w:type="dxa"/>
            <w:tcBorders>
              <w:top w:val="nil"/>
              <w:left w:val="single" w:sz="4" w:space="0" w:color="auto"/>
              <w:bottom w:val="nil"/>
              <w:right w:val="nil"/>
            </w:tcBorders>
          </w:tcPr>
          <w:p w14:paraId="7A1E595A" w14:textId="3B0F90F6" w:rsidR="008173D2" w:rsidRDefault="008173D2">
            <w:pPr>
              <w:pStyle w:val="berschrift3"/>
              <w:outlineLvl w:val="2"/>
            </w:pPr>
            <w:r>
              <w:t>Left</w:t>
            </w:r>
          </w:p>
        </w:tc>
        <w:tc>
          <w:tcPr>
            <w:tcW w:w="708" w:type="dxa"/>
            <w:tcBorders>
              <w:top w:val="nil"/>
              <w:left w:val="nil"/>
              <w:bottom w:val="nil"/>
              <w:right w:val="nil"/>
            </w:tcBorders>
          </w:tcPr>
          <w:p w14:paraId="7956C2D5" w14:textId="24A035E9" w:rsidR="008173D2" w:rsidRDefault="008173D2">
            <w:pPr>
              <w:pStyle w:val="berschrift3"/>
              <w:outlineLvl w:val="2"/>
            </w:pPr>
            <w:r>
              <w:t>-22</w:t>
            </w:r>
          </w:p>
        </w:tc>
        <w:tc>
          <w:tcPr>
            <w:tcW w:w="709" w:type="dxa"/>
            <w:tcBorders>
              <w:top w:val="nil"/>
              <w:left w:val="nil"/>
              <w:bottom w:val="nil"/>
              <w:right w:val="nil"/>
            </w:tcBorders>
          </w:tcPr>
          <w:p w14:paraId="107D7060" w14:textId="6DB8D266" w:rsidR="008173D2" w:rsidRDefault="008173D2">
            <w:pPr>
              <w:pStyle w:val="berschrift3"/>
              <w:outlineLvl w:val="2"/>
            </w:pPr>
            <w:r>
              <w:t>-96</w:t>
            </w:r>
          </w:p>
        </w:tc>
        <w:tc>
          <w:tcPr>
            <w:tcW w:w="709" w:type="dxa"/>
            <w:tcBorders>
              <w:top w:val="nil"/>
              <w:left w:val="nil"/>
              <w:bottom w:val="nil"/>
              <w:right w:val="nil"/>
            </w:tcBorders>
          </w:tcPr>
          <w:p w14:paraId="374CC441" w14:textId="6F14F43D" w:rsidR="008173D2" w:rsidRDefault="008173D2">
            <w:pPr>
              <w:pStyle w:val="berschrift3"/>
              <w:outlineLvl w:val="2"/>
            </w:pPr>
            <w:r>
              <w:t>-4</w:t>
            </w:r>
          </w:p>
        </w:tc>
        <w:tc>
          <w:tcPr>
            <w:tcW w:w="670" w:type="dxa"/>
            <w:tcBorders>
              <w:top w:val="nil"/>
              <w:left w:val="nil"/>
              <w:bottom w:val="nil"/>
              <w:right w:val="nil"/>
            </w:tcBorders>
          </w:tcPr>
          <w:p w14:paraId="1711BFFE" w14:textId="036491F6" w:rsidR="008173D2" w:rsidRDefault="008173D2">
            <w:pPr>
              <w:pStyle w:val="berschrift3"/>
              <w:outlineLvl w:val="2"/>
            </w:pPr>
            <w:r>
              <w:t>6.93</w:t>
            </w:r>
          </w:p>
        </w:tc>
        <w:tc>
          <w:tcPr>
            <w:tcW w:w="920" w:type="dxa"/>
            <w:tcBorders>
              <w:top w:val="nil"/>
              <w:left w:val="nil"/>
              <w:bottom w:val="nil"/>
              <w:right w:val="nil"/>
            </w:tcBorders>
          </w:tcPr>
          <w:p w14:paraId="4CD4734A" w14:textId="38B2C6D8" w:rsidR="008173D2" w:rsidRDefault="008173D2">
            <w:pPr>
              <w:pStyle w:val="berschrift3"/>
              <w:outlineLvl w:val="2"/>
            </w:pPr>
            <w:r>
              <w:t>30.20</w:t>
            </w:r>
          </w:p>
        </w:tc>
        <w:tc>
          <w:tcPr>
            <w:tcW w:w="920" w:type="dxa"/>
            <w:tcBorders>
              <w:top w:val="nil"/>
              <w:left w:val="nil"/>
              <w:bottom w:val="nil"/>
              <w:right w:val="nil"/>
            </w:tcBorders>
          </w:tcPr>
          <w:p w14:paraId="1EFF269A" w14:textId="69646DC8" w:rsidR="008173D2" w:rsidRDefault="008173D2">
            <w:pPr>
              <w:pStyle w:val="berschrift3"/>
              <w:outlineLvl w:val="2"/>
            </w:pPr>
            <w:r>
              <w:t>&lt;0.001</w:t>
            </w:r>
          </w:p>
        </w:tc>
        <w:tc>
          <w:tcPr>
            <w:tcW w:w="984" w:type="dxa"/>
            <w:tcBorders>
              <w:top w:val="nil"/>
              <w:left w:val="nil"/>
              <w:bottom w:val="nil"/>
            </w:tcBorders>
          </w:tcPr>
          <w:p w14:paraId="3D78A5AE" w14:textId="1B6CFC35" w:rsidR="008173D2" w:rsidRDefault="008173D2">
            <w:pPr>
              <w:pStyle w:val="berschrift3"/>
              <w:outlineLvl w:val="2"/>
            </w:pPr>
            <w:r>
              <w:t>302</w:t>
            </w:r>
          </w:p>
        </w:tc>
      </w:tr>
      <w:tr w:rsidR="008173D2" w14:paraId="397AE8A3" w14:textId="77777777" w:rsidTr="00216328">
        <w:tc>
          <w:tcPr>
            <w:tcW w:w="3397" w:type="dxa"/>
            <w:gridSpan w:val="2"/>
            <w:tcBorders>
              <w:top w:val="nil"/>
              <w:left w:val="single" w:sz="4" w:space="0" w:color="auto"/>
              <w:bottom w:val="nil"/>
              <w:right w:val="single" w:sz="4" w:space="0" w:color="auto"/>
            </w:tcBorders>
          </w:tcPr>
          <w:p w14:paraId="64BA31BF" w14:textId="5FF1C23A" w:rsidR="008173D2" w:rsidRDefault="008173D2" w:rsidP="00B013CD">
            <w:pPr>
              <w:pStyle w:val="berschrift3"/>
              <w:outlineLvl w:val="2"/>
            </w:pPr>
            <w:r>
              <w:t>Inferior Occipital Gyrus</w:t>
            </w:r>
          </w:p>
        </w:tc>
        <w:tc>
          <w:tcPr>
            <w:tcW w:w="993" w:type="dxa"/>
            <w:tcBorders>
              <w:top w:val="nil"/>
              <w:left w:val="single" w:sz="4" w:space="0" w:color="auto"/>
              <w:bottom w:val="nil"/>
              <w:right w:val="nil"/>
            </w:tcBorders>
          </w:tcPr>
          <w:p w14:paraId="561368D7" w14:textId="0C3C7A67" w:rsidR="008173D2" w:rsidRDefault="008173D2">
            <w:pPr>
              <w:pStyle w:val="berschrift3"/>
              <w:outlineLvl w:val="2"/>
            </w:pPr>
            <w:r>
              <w:t>Right</w:t>
            </w:r>
          </w:p>
        </w:tc>
        <w:tc>
          <w:tcPr>
            <w:tcW w:w="708" w:type="dxa"/>
            <w:tcBorders>
              <w:top w:val="nil"/>
              <w:left w:val="nil"/>
              <w:bottom w:val="nil"/>
              <w:right w:val="nil"/>
            </w:tcBorders>
          </w:tcPr>
          <w:p w14:paraId="41A9F4FE" w14:textId="6A405881" w:rsidR="008173D2" w:rsidRDefault="008173D2">
            <w:pPr>
              <w:pStyle w:val="berschrift3"/>
              <w:outlineLvl w:val="2"/>
            </w:pPr>
            <w:r>
              <w:t>30</w:t>
            </w:r>
          </w:p>
        </w:tc>
        <w:tc>
          <w:tcPr>
            <w:tcW w:w="709" w:type="dxa"/>
            <w:tcBorders>
              <w:top w:val="nil"/>
              <w:left w:val="nil"/>
              <w:bottom w:val="nil"/>
              <w:right w:val="nil"/>
            </w:tcBorders>
          </w:tcPr>
          <w:p w14:paraId="30289BE7" w14:textId="450A2401" w:rsidR="008173D2" w:rsidRDefault="008173D2">
            <w:pPr>
              <w:pStyle w:val="berschrift3"/>
              <w:outlineLvl w:val="2"/>
            </w:pPr>
            <w:r>
              <w:t>-96</w:t>
            </w:r>
          </w:p>
        </w:tc>
        <w:tc>
          <w:tcPr>
            <w:tcW w:w="709" w:type="dxa"/>
            <w:tcBorders>
              <w:top w:val="nil"/>
              <w:left w:val="nil"/>
              <w:bottom w:val="nil"/>
              <w:right w:val="nil"/>
            </w:tcBorders>
          </w:tcPr>
          <w:p w14:paraId="20F1A86A" w14:textId="31140944" w:rsidR="008173D2" w:rsidRDefault="008173D2">
            <w:pPr>
              <w:pStyle w:val="berschrift3"/>
              <w:outlineLvl w:val="2"/>
            </w:pPr>
            <w:r>
              <w:t>2</w:t>
            </w:r>
          </w:p>
        </w:tc>
        <w:tc>
          <w:tcPr>
            <w:tcW w:w="670" w:type="dxa"/>
            <w:tcBorders>
              <w:top w:val="nil"/>
              <w:left w:val="nil"/>
              <w:bottom w:val="nil"/>
              <w:right w:val="nil"/>
            </w:tcBorders>
          </w:tcPr>
          <w:p w14:paraId="71D6A686" w14:textId="7E9EE546" w:rsidR="008173D2" w:rsidRDefault="008173D2">
            <w:pPr>
              <w:pStyle w:val="berschrift3"/>
              <w:outlineLvl w:val="2"/>
            </w:pPr>
            <w:r>
              <w:t>6.22</w:t>
            </w:r>
          </w:p>
        </w:tc>
        <w:tc>
          <w:tcPr>
            <w:tcW w:w="920" w:type="dxa"/>
            <w:tcBorders>
              <w:top w:val="nil"/>
              <w:left w:val="nil"/>
              <w:bottom w:val="nil"/>
              <w:right w:val="nil"/>
            </w:tcBorders>
          </w:tcPr>
          <w:p w14:paraId="12F3CFB1" w14:textId="6687B882" w:rsidR="008173D2" w:rsidRDefault="008173D2">
            <w:pPr>
              <w:pStyle w:val="berschrift3"/>
              <w:outlineLvl w:val="2"/>
            </w:pPr>
            <w:r>
              <w:t>23.07</w:t>
            </w:r>
          </w:p>
        </w:tc>
        <w:tc>
          <w:tcPr>
            <w:tcW w:w="920" w:type="dxa"/>
            <w:tcBorders>
              <w:top w:val="nil"/>
              <w:left w:val="nil"/>
              <w:bottom w:val="nil"/>
              <w:right w:val="nil"/>
            </w:tcBorders>
          </w:tcPr>
          <w:p w14:paraId="52BF4F7A" w14:textId="63CB8D2C" w:rsidR="008173D2" w:rsidRDefault="008173D2">
            <w:pPr>
              <w:pStyle w:val="berschrift3"/>
              <w:outlineLvl w:val="2"/>
            </w:pPr>
            <w:r>
              <w:t>&lt;0.001</w:t>
            </w:r>
          </w:p>
        </w:tc>
        <w:tc>
          <w:tcPr>
            <w:tcW w:w="984" w:type="dxa"/>
            <w:tcBorders>
              <w:top w:val="nil"/>
              <w:left w:val="nil"/>
              <w:bottom w:val="nil"/>
            </w:tcBorders>
          </w:tcPr>
          <w:p w14:paraId="1058CB46" w14:textId="1D6A74C1" w:rsidR="008173D2" w:rsidRDefault="008173D2">
            <w:pPr>
              <w:pStyle w:val="berschrift3"/>
              <w:outlineLvl w:val="2"/>
            </w:pPr>
            <w:r>
              <w:t>140</w:t>
            </w:r>
          </w:p>
        </w:tc>
      </w:tr>
      <w:tr w:rsidR="008173D2" w14:paraId="7F7357C2" w14:textId="77777777" w:rsidTr="00216328">
        <w:tc>
          <w:tcPr>
            <w:tcW w:w="3397" w:type="dxa"/>
            <w:gridSpan w:val="2"/>
            <w:tcBorders>
              <w:top w:val="nil"/>
              <w:left w:val="single" w:sz="4" w:space="0" w:color="auto"/>
              <w:bottom w:val="single" w:sz="4" w:space="0" w:color="auto"/>
              <w:right w:val="single" w:sz="4" w:space="0" w:color="auto"/>
            </w:tcBorders>
          </w:tcPr>
          <w:p w14:paraId="197AD508" w14:textId="53A1983D" w:rsidR="008173D2" w:rsidRDefault="008173D2" w:rsidP="00B013CD">
            <w:pPr>
              <w:pStyle w:val="berschrift3"/>
              <w:outlineLvl w:val="2"/>
            </w:pPr>
            <w:r>
              <w:t>Superior Temporal Gyrus</w:t>
            </w:r>
          </w:p>
        </w:tc>
        <w:tc>
          <w:tcPr>
            <w:tcW w:w="993" w:type="dxa"/>
            <w:tcBorders>
              <w:top w:val="nil"/>
              <w:left w:val="single" w:sz="4" w:space="0" w:color="auto"/>
              <w:bottom w:val="nil"/>
              <w:right w:val="nil"/>
            </w:tcBorders>
          </w:tcPr>
          <w:p w14:paraId="184B6176" w14:textId="48E05E04" w:rsidR="008173D2" w:rsidRDefault="008173D2">
            <w:pPr>
              <w:pStyle w:val="berschrift3"/>
              <w:outlineLvl w:val="2"/>
            </w:pPr>
            <w:r>
              <w:t>Right</w:t>
            </w:r>
          </w:p>
        </w:tc>
        <w:tc>
          <w:tcPr>
            <w:tcW w:w="708" w:type="dxa"/>
            <w:tcBorders>
              <w:top w:val="nil"/>
              <w:left w:val="nil"/>
              <w:bottom w:val="nil"/>
              <w:right w:val="nil"/>
            </w:tcBorders>
          </w:tcPr>
          <w:p w14:paraId="1EE69F45" w14:textId="68E56A65" w:rsidR="008173D2" w:rsidRDefault="008173D2">
            <w:pPr>
              <w:pStyle w:val="berschrift3"/>
              <w:outlineLvl w:val="2"/>
            </w:pPr>
            <w:r>
              <w:t>52</w:t>
            </w:r>
          </w:p>
        </w:tc>
        <w:tc>
          <w:tcPr>
            <w:tcW w:w="709" w:type="dxa"/>
            <w:tcBorders>
              <w:top w:val="nil"/>
              <w:left w:val="nil"/>
              <w:bottom w:val="nil"/>
              <w:right w:val="nil"/>
            </w:tcBorders>
          </w:tcPr>
          <w:p w14:paraId="1078E4C6" w14:textId="442F9D7A" w:rsidR="008173D2" w:rsidRDefault="008173D2">
            <w:pPr>
              <w:pStyle w:val="berschrift3"/>
              <w:outlineLvl w:val="2"/>
            </w:pPr>
            <w:r>
              <w:t>0</w:t>
            </w:r>
          </w:p>
        </w:tc>
        <w:tc>
          <w:tcPr>
            <w:tcW w:w="709" w:type="dxa"/>
            <w:tcBorders>
              <w:top w:val="nil"/>
              <w:left w:val="nil"/>
              <w:bottom w:val="nil"/>
              <w:right w:val="nil"/>
            </w:tcBorders>
          </w:tcPr>
          <w:p w14:paraId="08ED3715" w14:textId="422A5826" w:rsidR="008173D2" w:rsidRDefault="008173D2">
            <w:pPr>
              <w:pStyle w:val="berschrift3"/>
              <w:outlineLvl w:val="2"/>
            </w:pPr>
            <w:r>
              <w:t>-12</w:t>
            </w:r>
          </w:p>
        </w:tc>
        <w:tc>
          <w:tcPr>
            <w:tcW w:w="670" w:type="dxa"/>
            <w:tcBorders>
              <w:top w:val="nil"/>
              <w:left w:val="nil"/>
              <w:bottom w:val="nil"/>
              <w:right w:val="nil"/>
            </w:tcBorders>
          </w:tcPr>
          <w:p w14:paraId="0F66C81F" w14:textId="4B700E69" w:rsidR="008173D2" w:rsidRDefault="008173D2">
            <w:pPr>
              <w:pStyle w:val="berschrift3"/>
              <w:outlineLvl w:val="2"/>
            </w:pPr>
            <w:r>
              <w:t>5.28</w:t>
            </w:r>
          </w:p>
        </w:tc>
        <w:tc>
          <w:tcPr>
            <w:tcW w:w="920" w:type="dxa"/>
            <w:tcBorders>
              <w:top w:val="nil"/>
              <w:left w:val="nil"/>
              <w:bottom w:val="nil"/>
              <w:right w:val="nil"/>
            </w:tcBorders>
          </w:tcPr>
          <w:p w14:paraId="6BFB9381" w14:textId="7FBE4AE2" w:rsidR="008173D2" w:rsidRDefault="008173D2">
            <w:pPr>
              <w:pStyle w:val="berschrift3"/>
              <w:outlineLvl w:val="2"/>
            </w:pPr>
            <w:r>
              <w:t>16.00</w:t>
            </w:r>
          </w:p>
        </w:tc>
        <w:tc>
          <w:tcPr>
            <w:tcW w:w="920" w:type="dxa"/>
            <w:tcBorders>
              <w:top w:val="nil"/>
              <w:left w:val="nil"/>
              <w:bottom w:val="nil"/>
              <w:right w:val="nil"/>
            </w:tcBorders>
          </w:tcPr>
          <w:p w14:paraId="7517F62B" w14:textId="18F78D7C" w:rsidR="008173D2" w:rsidRDefault="008173D2">
            <w:pPr>
              <w:pStyle w:val="berschrift3"/>
              <w:outlineLvl w:val="2"/>
            </w:pPr>
            <w:r>
              <w:t>&lt;0.005</w:t>
            </w:r>
          </w:p>
        </w:tc>
        <w:tc>
          <w:tcPr>
            <w:tcW w:w="984" w:type="dxa"/>
            <w:tcBorders>
              <w:top w:val="nil"/>
              <w:left w:val="nil"/>
              <w:bottom w:val="nil"/>
            </w:tcBorders>
          </w:tcPr>
          <w:p w14:paraId="334BD691" w14:textId="67E3922C" w:rsidR="008173D2" w:rsidRDefault="008173D2">
            <w:pPr>
              <w:pStyle w:val="berschrift3"/>
              <w:outlineLvl w:val="2"/>
            </w:pPr>
            <w:r>
              <w:t>66</w:t>
            </w:r>
          </w:p>
        </w:tc>
      </w:tr>
      <w:tr w:rsidR="00D16EF6" w14:paraId="41FF93C3" w14:textId="77777777" w:rsidTr="00216328">
        <w:tc>
          <w:tcPr>
            <w:tcW w:w="1980" w:type="dxa"/>
            <w:tcBorders>
              <w:top w:val="single" w:sz="4" w:space="0" w:color="auto"/>
            </w:tcBorders>
          </w:tcPr>
          <w:p w14:paraId="38BA2C8A" w14:textId="77777777" w:rsidR="00D16EF6" w:rsidRDefault="00D16EF6" w:rsidP="00B013CD">
            <w:pPr>
              <w:pStyle w:val="berschrift3"/>
              <w:outlineLvl w:val="2"/>
            </w:pPr>
          </w:p>
        </w:tc>
        <w:tc>
          <w:tcPr>
            <w:tcW w:w="1417" w:type="dxa"/>
            <w:tcBorders>
              <w:top w:val="single" w:sz="4" w:space="0" w:color="auto"/>
            </w:tcBorders>
          </w:tcPr>
          <w:p w14:paraId="594B8CF6" w14:textId="77777777" w:rsidR="00D16EF6" w:rsidRDefault="00D16EF6">
            <w:pPr>
              <w:pStyle w:val="berschrift3"/>
              <w:outlineLvl w:val="2"/>
            </w:pPr>
          </w:p>
        </w:tc>
        <w:tc>
          <w:tcPr>
            <w:tcW w:w="993" w:type="dxa"/>
            <w:tcBorders>
              <w:top w:val="nil"/>
              <w:bottom w:val="nil"/>
              <w:right w:val="nil"/>
            </w:tcBorders>
          </w:tcPr>
          <w:p w14:paraId="426BA99C" w14:textId="77777777" w:rsidR="00D16EF6" w:rsidRDefault="00D16EF6">
            <w:pPr>
              <w:pStyle w:val="berschrift3"/>
              <w:outlineLvl w:val="2"/>
            </w:pPr>
          </w:p>
        </w:tc>
        <w:tc>
          <w:tcPr>
            <w:tcW w:w="708" w:type="dxa"/>
            <w:tcBorders>
              <w:top w:val="nil"/>
              <w:left w:val="nil"/>
              <w:bottom w:val="nil"/>
              <w:right w:val="nil"/>
            </w:tcBorders>
          </w:tcPr>
          <w:p w14:paraId="3756A342" w14:textId="77777777" w:rsidR="00D16EF6" w:rsidRDefault="00D16EF6">
            <w:pPr>
              <w:pStyle w:val="berschrift3"/>
              <w:outlineLvl w:val="2"/>
            </w:pPr>
          </w:p>
        </w:tc>
        <w:tc>
          <w:tcPr>
            <w:tcW w:w="709" w:type="dxa"/>
            <w:tcBorders>
              <w:top w:val="nil"/>
              <w:left w:val="nil"/>
              <w:bottom w:val="nil"/>
              <w:right w:val="nil"/>
            </w:tcBorders>
          </w:tcPr>
          <w:p w14:paraId="11C1EFCC" w14:textId="77777777" w:rsidR="00D16EF6" w:rsidRDefault="00D16EF6">
            <w:pPr>
              <w:pStyle w:val="berschrift3"/>
              <w:outlineLvl w:val="2"/>
            </w:pPr>
          </w:p>
        </w:tc>
        <w:tc>
          <w:tcPr>
            <w:tcW w:w="709" w:type="dxa"/>
            <w:tcBorders>
              <w:top w:val="nil"/>
              <w:left w:val="nil"/>
              <w:bottom w:val="nil"/>
              <w:right w:val="nil"/>
            </w:tcBorders>
          </w:tcPr>
          <w:p w14:paraId="58193043" w14:textId="77777777" w:rsidR="00D16EF6" w:rsidRDefault="00D16EF6">
            <w:pPr>
              <w:pStyle w:val="berschrift3"/>
              <w:outlineLvl w:val="2"/>
            </w:pPr>
          </w:p>
        </w:tc>
        <w:tc>
          <w:tcPr>
            <w:tcW w:w="670" w:type="dxa"/>
            <w:tcBorders>
              <w:top w:val="nil"/>
              <w:left w:val="nil"/>
              <w:bottom w:val="nil"/>
              <w:right w:val="nil"/>
            </w:tcBorders>
          </w:tcPr>
          <w:p w14:paraId="595D5B4C" w14:textId="77777777" w:rsidR="00D16EF6" w:rsidRDefault="00D16EF6">
            <w:pPr>
              <w:pStyle w:val="berschrift3"/>
              <w:outlineLvl w:val="2"/>
            </w:pPr>
          </w:p>
        </w:tc>
        <w:tc>
          <w:tcPr>
            <w:tcW w:w="920" w:type="dxa"/>
            <w:tcBorders>
              <w:top w:val="nil"/>
              <w:left w:val="nil"/>
              <w:bottom w:val="nil"/>
              <w:right w:val="nil"/>
            </w:tcBorders>
          </w:tcPr>
          <w:p w14:paraId="10DCB397" w14:textId="77777777" w:rsidR="00D16EF6" w:rsidRDefault="00D16EF6">
            <w:pPr>
              <w:pStyle w:val="berschrift3"/>
              <w:outlineLvl w:val="2"/>
            </w:pPr>
          </w:p>
        </w:tc>
        <w:tc>
          <w:tcPr>
            <w:tcW w:w="920" w:type="dxa"/>
            <w:tcBorders>
              <w:top w:val="nil"/>
              <w:left w:val="nil"/>
              <w:bottom w:val="nil"/>
              <w:right w:val="nil"/>
            </w:tcBorders>
          </w:tcPr>
          <w:p w14:paraId="6D844E18" w14:textId="104A63A0" w:rsidR="00D16EF6" w:rsidRDefault="00D16EF6">
            <w:pPr>
              <w:pStyle w:val="berschrift3"/>
              <w:outlineLvl w:val="2"/>
            </w:pPr>
          </w:p>
        </w:tc>
        <w:tc>
          <w:tcPr>
            <w:tcW w:w="984" w:type="dxa"/>
            <w:tcBorders>
              <w:top w:val="nil"/>
              <w:left w:val="nil"/>
              <w:bottom w:val="nil"/>
            </w:tcBorders>
          </w:tcPr>
          <w:p w14:paraId="07B4E69C" w14:textId="77777777" w:rsidR="00D16EF6" w:rsidRDefault="00D16EF6">
            <w:pPr>
              <w:pStyle w:val="berschrift3"/>
              <w:outlineLvl w:val="2"/>
            </w:pPr>
          </w:p>
        </w:tc>
      </w:tr>
      <w:tr w:rsidR="00057501" w14:paraId="440FD569" w14:textId="77777777" w:rsidTr="000A0E9A">
        <w:tc>
          <w:tcPr>
            <w:tcW w:w="10010" w:type="dxa"/>
            <w:gridSpan w:val="10"/>
          </w:tcPr>
          <w:p w14:paraId="289A5732" w14:textId="320B7BCB" w:rsidR="00057501" w:rsidRDefault="00057501" w:rsidP="00B013CD">
            <w:pPr>
              <w:pStyle w:val="berschrift3"/>
              <w:outlineLvl w:val="2"/>
            </w:pPr>
            <w:proofErr w:type="spellStart"/>
            <w:r>
              <w:t>Legend</w:t>
            </w:r>
            <w:proofErr w:type="gramStart"/>
            <w:r>
              <w:t>:MNI</w:t>
            </w:r>
            <w:proofErr w:type="spellEnd"/>
            <w:proofErr w:type="gramEnd"/>
            <w:r>
              <w:t xml:space="preserve"> Coordinates.</w:t>
            </w:r>
          </w:p>
        </w:tc>
      </w:tr>
    </w:tbl>
    <w:p w14:paraId="3A7CB3F0" w14:textId="77777777" w:rsidR="002B0ED3" w:rsidRDefault="002B0ED3" w:rsidP="00B013CD">
      <w:pPr>
        <w:pStyle w:val="berschrift3"/>
      </w:pPr>
    </w:p>
    <w:p w14:paraId="4307BFEA" w14:textId="77777777" w:rsidR="002B0ED3" w:rsidRDefault="002B0ED3">
      <w:pPr>
        <w:pStyle w:val="berschrift3"/>
      </w:pPr>
    </w:p>
    <w:p w14:paraId="3C004612" w14:textId="77777777" w:rsidR="00D16EF6" w:rsidRDefault="00D16EF6" w:rsidP="00D16EF6">
      <w:pPr>
        <w:rPr>
          <w:lang w:bidi="en-US"/>
        </w:rPr>
      </w:pPr>
    </w:p>
    <w:p w14:paraId="4DE6E9F1" w14:textId="77777777" w:rsidR="000C426F" w:rsidRDefault="00D16EF6" w:rsidP="000C426F">
      <w:pPr>
        <w:keepNext/>
      </w:pPr>
      <w:r>
        <w:rPr>
          <w:noProof/>
          <w:lang w:val="de-DE" w:eastAsia="de-DE"/>
        </w:rPr>
        <w:lastRenderedPageBreak/>
        <w:drawing>
          <wp:inline distT="0" distB="0" distL="0" distR="0" wp14:anchorId="0BCC2BC9" wp14:editId="3812DB1C">
            <wp:extent cx="5760720" cy="38620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5"/>
                        </a:ext>
                      </a:extLst>
                    </a:blip>
                    <a:stretch>
                      <a:fillRect/>
                    </a:stretch>
                  </pic:blipFill>
                  <pic:spPr>
                    <a:xfrm>
                      <a:off x="0" y="0"/>
                      <a:ext cx="5760720" cy="3862070"/>
                    </a:xfrm>
                    <a:prstGeom prst="rect">
                      <a:avLst/>
                    </a:prstGeom>
                  </pic:spPr>
                </pic:pic>
              </a:graphicData>
            </a:graphic>
          </wp:inline>
        </w:drawing>
      </w:r>
    </w:p>
    <w:p w14:paraId="45632FF5" w14:textId="4F799E42" w:rsidR="00D16EF6" w:rsidRPr="00D16EF6" w:rsidRDefault="000C426F" w:rsidP="000C426F">
      <w:pPr>
        <w:pStyle w:val="Beschriftung"/>
        <w:rPr>
          <w:lang w:bidi="en-US"/>
        </w:rPr>
      </w:pPr>
      <w:r>
        <w:t xml:space="preserve">Figure </w:t>
      </w:r>
      <w:r>
        <w:fldChar w:fldCharType="begin"/>
      </w:r>
      <w:r>
        <w:instrText xml:space="preserve"> SEQ Figure \* ARABIC </w:instrText>
      </w:r>
      <w:r>
        <w:fldChar w:fldCharType="separate"/>
      </w:r>
      <w:r>
        <w:rPr>
          <w:noProof/>
        </w:rPr>
        <w:t>1</w:t>
      </w:r>
      <w:r>
        <w:fldChar w:fldCharType="end"/>
      </w:r>
      <w:r>
        <w:t xml:space="preserve"> Main Effect of Task Procedural Motor Learning Task</w:t>
      </w:r>
    </w:p>
    <w:p w14:paraId="52205146" w14:textId="77777777" w:rsidR="00A94E3C" w:rsidRDefault="00A94E3C">
      <w:pPr>
        <w:spacing w:after="160" w:line="259" w:lineRule="auto"/>
        <w:contextualSpacing w:val="0"/>
        <w:rPr>
          <w:i/>
          <w:iCs/>
          <w:lang w:bidi="en-US"/>
        </w:rPr>
      </w:pPr>
      <w:r w:rsidRPr="00A94E3C">
        <w:rPr>
          <w:i/>
          <w:iCs/>
          <w:lang w:bidi="en-US"/>
        </w:rPr>
        <w:t>Object Location Task</w:t>
      </w:r>
    </w:p>
    <w:p w14:paraId="32D01866" w14:textId="77777777" w:rsidR="00A94E3C" w:rsidRDefault="00A94E3C">
      <w:pPr>
        <w:spacing w:after="160" w:line="259" w:lineRule="auto"/>
        <w:contextualSpacing w:val="0"/>
        <w:rPr>
          <w:i/>
          <w:iCs/>
          <w:lang w:bidi="en-US"/>
        </w:rPr>
      </w:pPr>
    </w:p>
    <w:p w14:paraId="14E7363E" w14:textId="0C672948" w:rsidR="002E588D" w:rsidRDefault="002E588D" w:rsidP="002E588D">
      <w:r>
        <w:t xml:space="preserve">Accuracy and reaction times of old versus new item judgments and correct versus incorrect spatial judgments are listed in Table 1. </w:t>
      </w:r>
    </w:p>
    <w:tbl>
      <w:tblPr>
        <w:tblStyle w:val="Tabellenraster"/>
        <w:tblW w:w="10874" w:type="dxa"/>
        <w:tblLook w:val="04A0" w:firstRow="1" w:lastRow="0" w:firstColumn="1" w:lastColumn="0" w:noHBand="0" w:noVBand="1"/>
      </w:tblPr>
      <w:tblGrid>
        <w:gridCol w:w="1808"/>
        <w:gridCol w:w="1806"/>
        <w:gridCol w:w="1843"/>
        <w:gridCol w:w="1807"/>
        <w:gridCol w:w="1806"/>
        <w:gridCol w:w="1804"/>
      </w:tblGrid>
      <w:tr w:rsidR="0031378E" w14:paraId="02AAA796" w14:textId="2C5828DB" w:rsidTr="00EF151C">
        <w:tc>
          <w:tcPr>
            <w:tcW w:w="1808" w:type="dxa"/>
          </w:tcPr>
          <w:p w14:paraId="0F868117" w14:textId="77777777" w:rsidR="0031378E" w:rsidRDefault="0031378E" w:rsidP="0031378E"/>
        </w:tc>
        <w:tc>
          <w:tcPr>
            <w:tcW w:w="1806" w:type="dxa"/>
          </w:tcPr>
          <w:p w14:paraId="36130F6C" w14:textId="1692B816" w:rsidR="0031378E" w:rsidRDefault="0031378E" w:rsidP="0031378E">
            <w:r>
              <w:t>Nicotine</w:t>
            </w:r>
          </w:p>
        </w:tc>
        <w:tc>
          <w:tcPr>
            <w:tcW w:w="1843" w:type="dxa"/>
          </w:tcPr>
          <w:p w14:paraId="14436154" w14:textId="00163853" w:rsidR="0031378E" w:rsidRDefault="0031378E" w:rsidP="0031378E">
            <w:r>
              <w:t xml:space="preserve">Methylphenidate </w:t>
            </w:r>
          </w:p>
        </w:tc>
        <w:tc>
          <w:tcPr>
            <w:tcW w:w="1807" w:type="dxa"/>
          </w:tcPr>
          <w:p w14:paraId="77F984BE" w14:textId="26158BF7" w:rsidR="0031378E" w:rsidRDefault="0031378E" w:rsidP="0031378E">
            <w:r>
              <w:t>Placebo</w:t>
            </w:r>
          </w:p>
        </w:tc>
        <w:tc>
          <w:tcPr>
            <w:tcW w:w="1806" w:type="dxa"/>
          </w:tcPr>
          <w:p w14:paraId="3A6653D3" w14:textId="7D034DB2" w:rsidR="0031378E" w:rsidRDefault="0031378E" w:rsidP="0031378E">
            <w:r>
              <w:t>F(2,67)</w:t>
            </w:r>
          </w:p>
        </w:tc>
        <w:tc>
          <w:tcPr>
            <w:tcW w:w="1804" w:type="dxa"/>
          </w:tcPr>
          <w:p w14:paraId="4D2419EC" w14:textId="02C89323" w:rsidR="0031378E" w:rsidRDefault="0031378E" w:rsidP="0031378E">
            <w:pPr>
              <w:spacing w:after="160" w:line="259" w:lineRule="auto"/>
              <w:contextualSpacing w:val="0"/>
            </w:pPr>
            <w:r>
              <w:t>p</w:t>
            </w:r>
          </w:p>
        </w:tc>
      </w:tr>
      <w:tr w:rsidR="0031378E" w14:paraId="35D3FA39" w14:textId="63C167BA" w:rsidTr="00EF151C">
        <w:tc>
          <w:tcPr>
            <w:tcW w:w="1808" w:type="dxa"/>
          </w:tcPr>
          <w:p w14:paraId="67EBE87A" w14:textId="4E8CCF99" w:rsidR="0031378E" w:rsidRDefault="0031378E" w:rsidP="0031378E">
            <w:r>
              <w:t>Encoding: Accuracy (%)</w:t>
            </w:r>
          </w:p>
        </w:tc>
        <w:tc>
          <w:tcPr>
            <w:tcW w:w="1806" w:type="dxa"/>
          </w:tcPr>
          <w:p w14:paraId="604278FF" w14:textId="2770CFEE" w:rsidR="0031378E" w:rsidRDefault="00EF151C" w:rsidP="0031378E">
            <w:r>
              <w:t>97.42+-2.47</w:t>
            </w:r>
          </w:p>
        </w:tc>
        <w:tc>
          <w:tcPr>
            <w:tcW w:w="1843" w:type="dxa"/>
          </w:tcPr>
          <w:p w14:paraId="7128B5F6" w14:textId="490F43AE" w:rsidR="0031378E" w:rsidRDefault="00EF151C" w:rsidP="0031378E">
            <w:r>
              <w:t>97.59+-3.17</w:t>
            </w:r>
          </w:p>
        </w:tc>
        <w:tc>
          <w:tcPr>
            <w:tcW w:w="1807" w:type="dxa"/>
          </w:tcPr>
          <w:p w14:paraId="41D98AB7" w14:textId="470E0E25" w:rsidR="0031378E" w:rsidRDefault="00EF151C" w:rsidP="0031378E">
            <w:r>
              <w:t>97.21+-2.70</w:t>
            </w:r>
          </w:p>
        </w:tc>
        <w:tc>
          <w:tcPr>
            <w:tcW w:w="1806" w:type="dxa"/>
          </w:tcPr>
          <w:p w14:paraId="51AB5B22" w14:textId="79681723" w:rsidR="0031378E" w:rsidRDefault="0031378E" w:rsidP="0031378E">
            <w:r>
              <w:t>0.108</w:t>
            </w:r>
          </w:p>
        </w:tc>
        <w:tc>
          <w:tcPr>
            <w:tcW w:w="1804" w:type="dxa"/>
          </w:tcPr>
          <w:p w14:paraId="0DB52564" w14:textId="294C8131" w:rsidR="0031378E" w:rsidRDefault="0031378E" w:rsidP="0031378E">
            <w:pPr>
              <w:spacing w:after="160" w:line="259" w:lineRule="auto"/>
              <w:contextualSpacing w:val="0"/>
            </w:pPr>
            <w:r>
              <w:t>0.898</w:t>
            </w:r>
          </w:p>
        </w:tc>
      </w:tr>
      <w:tr w:rsidR="00EF151C" w14:paraId="226A27AB" w14:textId="770508CB" w:rsidTr="00EF151C">
        <w:tc>
          <w:tcPr>
            <w:tcW w:w="1808" w:type="dxa"/>
          </w:tcPr>
          <w:p w14:paraId="20333281" w14:textId="408C7153" w:rsidR="00EF151C" w:rsidRDefault="00EF151C" w:rsidP="00EF151C">
            <w:r>
              <w:t xml:space="preserve">Retrieval: </w:t>
            </w:r>
            <w:proofErr w:type="spellStart"/>
            <w:r>
              <w:t>CorSCR</w:t>
            </w:r>
            <w:proofErr w:type="spellEnd"/>
            <w:r>
              <w:t xml:space="preserve"> (%)</w:t>
            </w:r>
          </w:p>
        </w:tc>
        <w:tc>
          <w:tcPr>
            <w:tcW w:w="1806" w:type="dxa"/>
          </w:tcPr>
          <w:p w14:paraId="67253183" w14:textId="0770473B" w:rsidR="00EF151C" w:rsidRDefault="00EF151C" w:rsidP="00EF151C">
            <w:r>
              <w:t>39.99+-12.69</w:t>
            </w:r>
          </w:p>
        </w:tc>
        <w:tc>
          <w:tcPr>
            <w:tcW w:w="1843" w:type="dxa"/>
          </w:tcPr>
          <w:p w14:paraId="18E966B4" w14:textId="7969547C" w:rsidR="00EF151C" w:rsidRDefault="00EF151C" w:rsidP="00EF151C">
            <w:r>
              <w:t>46.54+-12.83</w:t>
            </w:r>
          </w:p>
        </w:tc>
        <w:tc>
          <w:tcPr>
            <w:tcW w:w="1807" w:type="dxa"/>
          </w:tcPr>
          <w:p w14:paraId="4D15C162" w14:textId="58DAFFC6" w:rsidR="00EF151C" w:rsidRDefault="00EF151C" w:rsidP="00EF151C">
            <w:r>
              <w:t>41.29+-16.35</w:t>
            </w:r>
          </w:p>
        </w:tc>
        <w:tc>
          <w:tcPr>
            <w:tcW w:w="1806" w:type="dxa"/>
          </w:tcPr>
          <w:p w14:paraId="56A8BD11" w14:textId="0B83DC2C" w:rsidR="00EF151C" w:rsidRDefault="00EF151C" w:rsidP="00EF151C">
            <w:r>
              <w:t>1.351</w:t>
            </w:r>
          </w:p>
        </w:tc>
        <w:tc>
          <w:tcPr>
            <w:tcW w:w="1804" w:type="dxa"/>
          </w:tcPr>
          <w:p w14:paraId="172F4557" w14:textId="5CA234FC" w:rsidR="00EF151C" w:rsidRDefault="00EF151C" w:rsidP="00EF151C">
            <w:pPr>
              <w:spacing w:after="160" w:line="259" w:lineRule="auto"/>
              <w:contextualSpacing w:val="0"/>
            </w:pPr>
            <w:r>
              <w:t>0.26</w:t>
            </w:r>
          </w:p>
        </w:tc>
      </w:tr>
      <w:tr w:rsidR="00EF151C" w14:paraId="5F20B273" w14:textId="55D79FCE" w:rsidTr="00EF151C">
        <w:tc>
          <w:tcPr>
            <w:tcW w:w="1808" w:type="dxa"/>
          </w:tcPr>
          <w:p w14:paraId="5D809393" w14:textId="6CEE086B" w:rsidR="00EF151C" w:rsidRDefault="00EF151C" w:rsidP="00EF151C">
            <w:r>
              <w:t xml:space="preserve">Retrieval: </w:t>
            </w:r>
            <w:proofErr w:type="spellStart"/>
            <w:r>
              <w:t>CorSCR</w:t>
            </w:r>
            <w:proofErr w:type="spellEnd"/>
            <w:r>
              <w:t xml:space="preserve"> + </w:t>
            </w:r>
            <w:proofErr w:type="spellStart"/>
            <w:r>
              <w:t>FalSCR</w:t>
            </w:r>
            <w:proofErr w:type="spellEnd"/>
            <w:r>
              <w:t xml:space="preserve"> (%)</w:t>
            </w:r>
          </w:p>
        </w:tc>
        <w:tc>
          <w:tcPr>
            <w:tcW w:w="1806" w:type="dxa"/>
          </w:tcPr>
          <w:p w14:paraId="28AA610B" w14:textId="406F35B4" w:rsidR="00EF151C" w:rsidRDefault="00EF151C" w:rsidP="00EF151C">
            <w:r>
              <w:t>75.91 +-8.93</w:t>
            </w:r>
          </w:p>
        </w:tc>
        <w:tc>
          <w:tcPr>
            <w:tcW w:w="1843" w:type="dxa"/>
          </w:tcPr>
          <w:p w14:paraId="2B59B964" w14:textId="32E98E89" w:rsidR="00EF151C" w:rsidRDefault="00EF151C" w:rsidP="00EF151C">
            <w:r>
              <w:t>79.17+-8.25</w:t>
            </w:r>
          </w:p>
        </w:tc>
        <w:tc>
          <w:tcPr>
            <w:tcW w:w="1807" w:type="dxa"/>
          </w:tcPr>
          <w:p w14:paraId="2C29F55D" w14:textId="5A7F2700" w:rsidR="00EF151C" w:rsidRDefault="00EF151C" w:rsidP="00EF151C">
            <w:r>
              <w:t>71.33+-10.10</w:t>
            </w:r>
          </w:p>
        </w:tc>
        <w:tc>
          <w:tcPr>
            <w:tcW w:w="1806" w:type="dxa"/>
          </w:tcPr>
          <w:p w14:paraId="60B6C7ED" w14:textId="32182A37" w:rsidR="00EF151C" w:rsidRDefault="00EF151C" w:rsidP="00EF151C">
            <w:r>
              <w:t>4.346</w:t>
            </w:r>
          </w:p>
        </w:tc>
        <w:tc>
          <w:tcPr>
            <w:tcW w:w="1804" w:type="dxa"/>
          </w:tcPr>
          <w:p w14:paraId="4C1A9021" w14:textId="64184CDB" w:rsidR="00EF151C" w:rsidRDefault="00EF151C" w:rsidP="00EF151C">
            <w:pPr>
              <w:spacing w:after="160" w:line="259" w:lineRule="auto"/>
              <w:contextualSpacing w:val="0"/>
            </w:pPr>
            <w:r>
              <w:t>0.017</w:t>
            </w:r>
          </w:p>
        </w:tc>
      </w:tr>
      <w:tr w:rsidR="00EF151C" w14:paraId="352F2420" w14:textId="77777777" w:rsidTr="00EF151C">
        <w:trPr>
          <w:gridAfter w:val="1"/>
          <w:wAfter w:w="1804" w:type="dxa"/>
        </w:trPr>
        <w:tc>
          <w:tcPr>
            <w:tcW w:w="9070" w:type="dxa"/>
            <w:gridSpan w:val="5"/>
          </w:tcPr>
          <w:p w14:paraId="1125FDF9" w14:textId="605F2B22" w:rsidR="00EF151C" w:rsidRPr="00D97ADE" w:rsidRDefault="00EF151C" w:rsidP="00EF151C">
            <w:pPr>
              <w:pStyle w:val="StandardWeb"/>
              <w:rPr>
                <w:lang w:val="en-US"/>
              </w:rPr>
            </w:pPr>
            <w:r w:rsidRPr="00D97ADE">
              <w:rPr>
                <w:lang w:val="en-US"/>
              </w:rPr>
              <w:t xml:space="preserve">P values reflect the results of between-subject </w:t>
            </w:r>
            <w:proofErr w:type="gramStart"/>
            <w:r w:rsidRPr="00D97ADE">
              <w:rPr>
                <w:lang w:val="en-US"/>
              </w:rPr>
              <w:t>ANOVAs .</w:t>
            </w:r>
            <w:proofErr w:type="gramEnd"/>
            <w:r w:rsidRPr="00D97ADE">
              <w:rPr>
                <w:lang w:val="en-US"/>
              </w:rPr>
              <w:t xml:space="preserve"> </w:t>
            </w:r>
            <w:proofErr w:type="spellStart"/>
            <w:r>
              <w:rPr>
                <w:lang w:val="en-US"/>
              </w:rPr>
              <w:t>C</w:t>
            </w:r>
            <w:r w:rsidRPr="00D97ADE">
              <w:rPr>
                <w:lang w:val="en-US"/>
              </w:rPr>
              <w:t>orSCR</w:t>
            </w:r>
            <w:proofErr w:type="spellEnd"/>
            <w:r w:rsidRPr="00D97ADE">
              <w:rPr>
                <w:lang w:val="en-US"/>
              </w:rPr>
              <w:t xml:space="preserve"> represents percentage of items correctly recognized as previously seen and associated with a correct spatial context judgment. </w:t>
            </w:r>
            <w:proofErr w:type="spellStart"/>
            <w:r w:rsidRPr="00D97ADE">
              <w:rPr>
                <w:lang w:val="en-US"/>
              </w:rPr>
              <w:t>CorSCR</w:t>
            </w:r>
            <w:proofErr w:type="spellEnd"/>
            <w:r w:rsidRPr="00D97ADE">
              <w:rPr>
                <w:lang w:val="en-US"/>
              </w:rPr>
              <w:t xml:space="preserve"> </w:t>
            </w:r>
            <w:r>
              <w:rPr>
                <w:lang w:val="en-US"/>
              </w:rPr>
              <w:t>+</w:t>
            </w:r>
            <w:r w:rsidRPr="00D97ADE">
              <w:rPr>
                <w:lang w:val="en-US"/>
              </w:rPr>
              <w:t xml:space="preserve"> </w:t>
            </w:r>
            <w:proofErr w:type="spellStart"/>
            <w:r w:rsidRPr="00D97ADE">
              <w:rPr>
                <w:lang w:val="en-US"/>
              </w:rPr>
              <w:t>FalsSCR</w:t>
            </w:r>
            <w:proofErr w:type="spellEnd"/>
            <w:r w:rsidRPr="00D97ADE">
              <w:rPr>
                <w:lang w:val="en-US"/>
              </w:rPr>
              <w:t xml:space="preserve"> represent percentage of items correctly recognized as previously seen irrespective of the spatial context judgment (item memory). </w:t>
            </w:r>
          </w:p>
          <w:p w14:paraId="0DF2C2FD" w14:textId="77777777" w:rsidR="00EF151C" w:rsidRDefault="00EF151C" w:rsidP="00EF151C"/>
        </w:tc>
      </w:tr>
    </w:tbl>
    <w:p w14:paraId="6CA75D76" w14:textId="77777777" w:rsidR="00417537" w:rsidRDefault="00417537" w:rsidP="002E588D"/>
    <w:p w14:paraId="41A8A294" w14:textId="77777777" w:rsidR="002E588D" w:rsidRDefault="002E588D" w:rsidP="002E588D"/>
    <w:p w14:paraId="1B7345B1" w14:textId="77777777" w:rsidR="002E588D" w:rsidRDefault="002E588D" w:rsidP="002E588D"/>
    <w:p w14:paraId="6DD9D6F0" w14:textId="01772B8D" w:rsidR="002E588D" w:rsidRDefault="002E588D" w:rsidP="002E588D">
      <w:r>
        <w:t xml:space="preserve"> </w:t>
      </w:r>
      <w:r w:rsidRPr="002E588D">
        <w:rPr>
          <w:highlight w:val="yellow"/>
        </w:rPr>
        <w:t xml:space="preserve">Additionally a </w:t>
      </w:r>
      <w:commentRangeStart w:id="1999"/>
      <w:r w:rsidRPr="002E588D">
        <w:rPr>
          <w:highlight w:val="yellow"/>
        </w:rPr>
        <w:t xml:space="preserve">signal detection analysis </w:t>
      </w:r>
      <w:commentRangeEnd w:id="1999"/>
      <w:r w:rsidR="00403D12">
        <w:rPr>
          <w:rStyle w:val="Kommentarzeichen"/>
        </w:rPr>
        <w:commentReference w:id="1999"/>
      </w:r>
      <w:r w:rsidRPr="002E588D">
        <w:rPr>
          <w:highlight w:val="yellow"/>
        </w:rPr>
        <w:t xml:space="preserve">was applied to investigate treatment specific differences in old versus new judgments (for details see </w:t>
      </w:r>
      <w:proofErr w:type="spellStart"/>
      <w:r w:rsidRPr="002E588D">
        <w:rPr>
          <w:highlight w:val="yellow"/>
        </w:rPr>
        <w:t>Kukolja</w:t>
      </w:r>
      <w:proofErr w:type="spellEnd"/>
      <w:r w:rsidRPr="002E588D">
        <w:rPr>
          <w:highlight w:val="yellow"/>
        </w:rPr>
        <w:t xml:space="preserve"> et al., 2009).</w:t>
      </w:r>
      <w:r>
        <w:t xml:space="preserve"> In the encoding phase items were divided in (1) items with correct spatial association in retrieval phase (</w:t>
      </w:r>
      <w:proofErr w:type="spellStart"/>
      <w:r>
        <w:t>CorSCE</w:t>
      </w:r>
      <w:proofErr w:type="spellEnd"/>
      <w:r>
        <w:t>) and (2) items with false spatial association in the retrieval phase (</w:t>
      </w:r>
      <w:proofErr w:type="spellStart"/>
      <w:r>
        <w:t>FalSCE</w:t>
      </w:r>
      <w:proofErr w:type="spellEnd"/>
      <w:r>
        <w:t>). Accordingly, in the retrieval phase, items were categorized as old items with correct (</w:t>
      </w:r>
      <w:proofErr w:type="spellStart"/>
      <w:r>
        <w:t>CorSCR</w:t>
      </w:r>
      <w:proofErr w:type="spellEnd"/>
      <w:r>
        <w:t>) or false spatial judgment (</w:t>
      </w:r>
      <w:proofErr w:type="spellStart"/>
      <w:r>
        <w:t>FalSCR</w:t>
      </w:r>
      <w:proofErr w:type="spellEnd"/>
      <w:r>
        <w:t xml:space="preserve">) or new items (New). </w:t>
      </w:r>
    </w:p>
    <w:p w14:paraId="59179CE3" w14:textId="77777777" w:rsidR="002E588D" w:rsidRDefault="002E588D" w:rsidP="002E588D">
      <w:r>
        <w:t>ANALYSIS??</w:t>
      </w:r>
    </w:p>
    <w:p w14:paraId="3247D633" w14:textId="3CDAD953" w:rsidR="0029210B" w:rsidRPr="00A94E3C" w:rsidRDefault="0029210B">
      <w:pPr>
        <w:spacing w:after="160" w:line="259" w:lineRule="auto"/>
        <w:contextualSpacing w:val="0"/>
        <w:rPr>
          <w:i/>
          <w:iCs/>
          <w:lang w:bidi="en-US"/>
        </w:rPr>
      </w:pPr>
      <w:r w:rsidRPr="00A94E3C">
        <w:rPr>
          <w:i/>
          <w:iCs/>
          <w:lang w:bidi="en-US"/>
        </w:rPr>
        <w:br w:type="page"/>
      </w:r>
    </w:p>
    <w:p w14:paraId="4095735A" w14:textId="4A83484C" w:rsidR="0029210B" w:rsidRDefault="0029210B">
      <w:pPr>
        <w:spacing w:after="160" w:line="259" w:lineRule="auto"/>
        <w:contextualSpacing w:val="0"/>
        <w:rPr>
          <w:lang w:bidi="en-US"/>
        </w:rPr>
      </w:pPr>
      <w:r>
        <w:rPr>
          <w:lang w:bidi="en-US"/>
        </w:rPr>
        <w:lastRenderedPageBreak/>
        <w:br w:type="page"/>
      </w:r>
    </w:p>
    <w:p w14:paraId="29796526" w14:textId="77777777" w:rsidR="0029210B" w:rsidRDefault="0029210B" w:rsidP="0029210B">
      <w:pPr>
        <w:rPr>
          <w:lang w:bidi="en-US"/>
        </w:rPr>
      </w:pPr>
    </w:p>
    <w:p w14:paraId="480FA7BD" w14:textId="1BA2D328" w:rsidR="0029210B" w:rsidRDefault="0029210B" w:rsidP="0029210B">
      <w:pPr>
        <w:rPr>
          <w:lang w:bidi="en-US"/>
        </w:rPr>
      </w:pPr>
    </w:p>
    <w:p w14:paraId="508B62AC" w14:textId="1FD5E67E" w:rsidR="0029210B" w:rsidRPr="0029210B" w:rsidRDefault="0029210B" w:rsidP="0029210B">
      <w:pPr>
        <w:rPr>
          <w:lang w:bidi="en-US"/>
        </w:rPr>
      </w:pPr>
    </w:p>
    <w:sectPr w:rsidR="0029210B" w:rsidRPr="0029210B">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Anna" w:date="2018-06-18T15:02:00Z" w:initials="A">
    <w:p w14:paraId="38D2C088" w14:textId="77777777" w:rsidR="001401D4" w:rsidRPr="003B1B46" w:rsidRDefault="001401D4" w:rsidP="00DB0A2A">
      <w:pPr>
        <w:pStyle w:val="Kommentartext"/>
        <w:rPr>
          <w:lang w:val="de-DE"/>
        </w:rPr>
      </w:pPr>
      <w:r>
        <w:rPr>
          <w:rStyle w:val="Kommentarzeichen"/>
        </w:rPr>
        <w:annotationRef/>
      </w:r>
      <w:r w:rsidRPr="003B1B46">
        <w:rPr>
          <w:lang w:val="de-DE"/>
        </w:rPr>
        <w:t>Verweis zur supp 1 figure noch einfügen</w:t>
      </w:r>
    </w:p>
  </w:comment>
  <w:comment w:id="51" w:author="Anna" w:date="2018-06-18T15:02:00Z" w:initials="A">
    <w:p w14:paraId="53314F64" w14:textId="1DE0228C" w:rsidR="001401D4" w:rsidRPr="003B1B46" w:rsidRDefault="001401D4">
      <w:pPr>
        <w:pStyle w:val="Kommentartext"/>
        <w:rPr>
          <w:lang w:val="de-DE"/>
        </w:rPr>
      </w:pPr>
      <w:r>
        <w:rPr>
          <w:rStyle w:val="Kommentarzeichen"/>
        </w:rPr>
        <w:annotationRef/>
      </w:r>
      <w:r w:rsidRPr="003B1B46">
        <w:rPr>
          <w:lang w:val="de-DE"/>
        </w:rPr>
        <w:t xml:space="preserve">Verweis zur supp1 </w:t>
      </w:r>
      <w:proofErr w:type="spellStart"/>
      <w:r w:rsidRPr="003B1B46">
        <w:rPr>
          <w:lang w:val="de-DE"/>
        </w:rPr>
        <w:t>figure</w:t>
      </w:r>
      <w:proofErr w:type="spellEnd"/>
      <w:r w:rsidRPr="003B1B46">
        <w:rPr>
          <w:lang w:val="de-DE"/>
        </w:rPr>
        <w:t xml:space="preserve"> noch einfügen</w:t>
      </w:r>
    </w:p>
  </w:comment>
  <w:comment w:id="56" w:author="Anna" w:date="2018-06-18T15:02:00Z" w:initials="A">
    <w:p w14:paraId="3A9A0544" w14:textId="419116DC" w:rsidR="001401D4" w:rsidRPr="003B1B46" w:rsidRDefault="001401D4">
      <w:pPr>
        <w:pStyle w:val="Kommentartext"/>
        <w:rPr>
          <w:lang w:val="de-DE"/>
        </w:rPr>
      </w:pPr>
      <w:r>
        <w:rPr>
          <w:rStyle w:val="Kommentarzeichen"/>
        </w:rPr>
        <w:annotationRef/>
      </w:r>
      <w:r w:rsidRPr="003B1B46">
        <w:rPr>
          <w:lang w:val="de-DE"/>
        </w:rPr>
        <w:t>Verweis zur supp 1 figure noch einfügen</w:t>
      </w:r>
    </w:p>
  </w:comment>
  <w:comment w:id="63" w:author="Anna" w:date="2018-06-18T12:45:00Z" w:initials="A">
    <w:p w14:paraId="235CDE40" w14:textId="77777777" w:rsidR="001401D4" w:rsidRDefault="001401D4">
      <w:pPr>
        <w:pStyle w:val="Kommentartext"/>
      </w:pPr>
      <w:r>
        <w:rPr>
          <w:rStyle w:val="Kommentarzeichen"/>
        </w:rPr>
        <w:annotationRef/>
      </w:r>
      <w:r>
        <w:t>How many for ola and how many for pl</w:t>
      </w:r>
    </w:p>
  </w:comment>
  <w:comment w:id="64" w:author="praktikum" w:date="2022-04-18T09:26:00Z" w:initials="p">
    <w:p w14:paraId="5F409CAD" w14:textId="5C8EA934" w:rsidR="001401D4" w:rsidRDefault="001401D4">
      <w:pPr>
        <w:pStyle w:val="Kommentartext"/>
      </w:pPr>
      <w:r>
        <w:rPr>
          <w:rStyle w:val="Kommentarzeichen"/>
        </w:rPr>
        <w:annotationRef/>
      </w:r>
      <w:r>
        <w:t>Spm8?</w:t>
      </w:r>
    </w:p>
  </w:comment>
  <w:comment w:id="66" w:author="Anna Kaba" w:date="2022-02-18T16:24:00Z" w:initials="AK">
    <w:p w14:paraId="6A283DCC" w14:textId="77777777" w:rsidR="001401D4" w:rsidRDefault="001401D4" w:rsidP="000A0E9A">
      <w:r>
        <w:rPr>
          <w:rStyle w:val="Kommentarzeichen"/>
        </w:rPr>
        <w:annotationRef/>
      </w:r>
      <w:r>
        <w:rPr>
          <w:sz w:val="20"/>
          <w:szCs w:val="20"/>
        </w:rPr>
        <w:t xml:space="preserve">At the second level, we performed an ANOVA for the encoding and retrieval session, respectively, with the within-subject factors spatial context judgment (correct, false) and drug (physostigmine, placebo). In analogy to the analysis of the behavioral data, order of drug admin- istration was introduced as a nuisance covariate. To identify regions differentially active as a function of drug and/or spatial context judg- ment, </w:t>
      </w:r>
      <w:r>
        <w:rPr>
          <w:i/>
          <w:iCs/>
          <w:sz w:val="20"/>
          <w:szCs w:val="20"/>
        </w:rPr>
        <w:t>F</w:t>
      </w:r>
      <w:r>
        <w:rPr>
          <w:sz w:val="20"/>
          <w:szCs w:val="20"/>
        </w:rPr>
        <w:t xml:space="preserve">-tests were performed for the main effect of drug during encoding [physostigmine(CorSCE </w:t>
      </w:r>
      <w:r>
        <w:rPr>
          <w:rFonts w:hint="eastAsia"/>
          <w:sz w:val="20"/>
          <w:szCs w:val="20"/>
        </w:rPr>
        <w:t>􏰀</w:t>
      </w:r>
      <w:r>
        <w:rPr>
          <w:sz w:val="20"/>
          <w:szCs w:val="20"/>
        </w:rPr>
        <w:t xml:space="preserve"> FalSCE) </w:t>
      </w:r>
      <w:r>
        <w:rPr>
          <w:rFonts w:hint="eastAsia"/>
          <w:sz w:val="20"/>
          <w:szCs w:val="20"/>
        </w:rPr>
        <w:t>􏰂</w:t>
      </w:r>
      <w:r>
        <w:rPr>
          <w:sz w:val="20"/>
          <w:szCs w:val="20"/>
        </w:rPr>
        <w:t xml:space="preserve"> </w:t>
      </w:r>
      <w:r>
        <w:rPr>
          <w:rFonts w:hint="eastAsia"/>
          <w:sz w:val="20"/>
          <w:szCs w:val="20"/>
        </w:rPr>
        <w:t>􏰈</w:t>
      </w:r>
      <w:r>
        <w:rPr>
          <w:sz w:val="20"/>
          <w:szCs w:val="20"/>
        </w:rPr>
        <w:t xml:space="preserve"> placebo(CorSCE </w:t>
      </w:r>
      <w:r>
        <w:rPr>
          <w:rFonts w:hint="eastAsia"/>
          <w:sz w:val="20"/>
          <w:szCs w:val="20"/>
        </w:rPr>
        <w:t>􏰀</w:t>
      </w:r>
      <w:r>
        <w:rPr>
          <w:sz w:val="20"/>
          <w:szCs w:val="20"/>
        </w:rPr>
        <w:t xml:space="preserve"> FalSCE)] and retrieval [physostigmine(CorSCR </w:t>
      </w:r>
      <w:r>
        <w:rPr>
          <w:rFonts w:hint="eastAsia"/>
          <w:sz w:val="20"/>
          <w:szCs w:val="20"/>
        </w:rPr>
        <w:t>􏰀</w:t>
      </w:r>
      <w:r>
        <w:rPr>
          <w:sz w:val="20"/>
          <w:szCs w:val="20"/>
        </w:rPr>
        <w:t xml:space="preserve"> FalSCR) </w:t>
      </w:r>
      <w:r>
        <w:rPr>
          <w:rFonts w:hint="eastAsia"/>
          <w:sz w:val="20"/>
          <w:szCs w:val="20"/>
        </w:rPr>
        <w:t>􏰂</w:t>
      </w:r>
      <w:r>
        <w:rPr>
          <w:sz w:val="20"/>
          <w:szCs w:val="20"/>
        </w:rPr>
        <w:t xml:space="preserve"> </w:t>
      </w:r>
      <w:r>
        <w:rPr>
          <w:rFonts w:hint="eastAsia"/>
          <w:sz w:val="20"/>
          <w:szCs w:val="20"/>
        </w:rPr>
        <w:t>􏰈</w:t>
      </w:r>
      <w:r>
        <w:rPr>
          <w:sz w:val="20"/>
          <w:szCs w:val="20"/>
        </w:rPr>
        <w:t xml:space="preserve"> placebo(CorSCR </w:t>
      </w:r>
      <w:r>
        <w:rPr>
          <w:rFonts w:hint="eastAsia"/>
          <w:sz w:val="20"/>
          <w:szCs w:val="20"/>
        </w:rPr>
        <w:t>􏰀</w:t>
      </w:r>
      <w:r>
        <w:rPr>
          <w:sz w:val="20"/>
          <w:szCs w:val="20"/>
        </w:rPr>
        <w:t xml:space="preserve"> FalSCR)], the main effect of spatial context judg- ment during encoding [physostigmine(CorSCE) </w:t>
      </w:r>
      <w:r>
        <w:rPr>
          <w:rFonts w:hint="eastAsia"/>
          <w:sz w:val="20"/>
          <w:szCs w:val="20"/>
        </w:rPr>
        <w:t>􏰀</w:t>
      </w:r>
      <w:r>
        <w:rPr>
          <w:sz w:val="20"/>
          <w:szCs w:val="20"/>
        </w:rPr>
        <w:t xml:space="preserve"> placebo(Cor- SCE) </w:t>
      </w:r>
      <w:r>
        <w:rPr>
          <w:rFonts w:hint="eastAsia"/>
          <w:sz w:val="20"/>
          <w:szCs w:val="20"/>
        </w:rPr>
        <w:t>􏰂</w:t>
      </w:r>
      <w:r>
        <w:rPr>
          <w:sz w:val="20"/>
          <w:szCs w:val="20"/>
        </w:rPr>
        <w:t xml:space="preserve"> </w:t>
      </w:r>
      <w:r>
        <w:rPr>
          <w:rFonts w:hint="eastAsia"/>
          <w:sz w:val="20"/>
          <w:szCs w:val="20"/>
        </w:rPr>
        <w:t>􏰈</w:t>
      </w:r>
      <w:r>
        <w:rPr>
          <w:sz w:val="20"/>
          <w:szCs w:val="20"/>
        </w:rPr>
        <w:t xml:space="preserve"> physostigmine(FalSCE) </w:t>
      </w:r>
      <w:r>
        <w:rPr>
          <w:rFonts w:hint="eastAsia"/>
          <w:sz w:val="20"/>
          <w:szCs w:val="20"/>
        </w:rPr>
        <w:t>􏰀</w:t>
      </w:r>
      <w:r>
        <w:rPr>
          <w:sz w:val="20"/>
          <w:szCs w:val="20"/>
        </w:rPr>
        <w:t xml:space="preserve"> placebo(FalSCE)] and retrieval [physostigmine(CorSCR) </w:t>
      </w:r>
      <w:r>
        <w:rPr>
          <w:rFonts w:hint="eastAsia"/>
          <w:sz w:val="20"/>
          <w:szCs w:val="20"/>
        </w:rPr>
        <w:t>􏰀</w:t>
      </w:r>
      <w:r>
        <w:rPr>
          <w:sz w:val="20"/>
          <w:szCs w:val="20"/>
        </w:rPr>
        <w:t xml:space="preserve"> placebo(CorSCR) </w:t>
      </w:r>
      <w:r>
        <w:rPr>
          <w:rFonts w:hint="eastAsia"/>
          <w:sz w:val="20"/>
          <w:szCs w:val="20"/>
        </w:rPr>
        <w:t>􏰂</w:t>
      </w:r>
      <w:r>
        <w:rPr>
          <w:sz w:val="20"/>
          <w:szCs w:val="20"/>
        </w:rPr>
        <w:t xml:space="preserve"> </w:t>
      </w:r>
      <w:r>
        <w:rPr>
          <w:rFonts w:hint="eastAsia"/>
          <w:sz w:val="20"/>
          <w:szCs w:val="20"/>
        </w:rPr>
        <w:t>􏰈</w:t>
      </w:r>
      <w:r>
        <w:rPr>
          <w:sz w:val="20"/>
          <w:szCs w:val="20"/>
        </w:rPr>
        <w:t xml:space="preserve"> physostigmine- (FalSCR) </w:t>
      </w:r>
      <w:r>
        <w:rPr>
          <w:rFonts w:hint="eastAsia"/>
          <w:sz w:val="20"/>
          <w:szCs w:val="20"/>
        </w:rPr>
        <w:t>􏰀</w:t>
      </w:r>
      <w:r>
        <w:rPr>
          <w:sz w:val="20"/>
          <w:szCs w:val="20"/>
        </w:rPr>
        <w:t xml:space="preserve"> placebo(FalSCR)] and the interaction effects between drug and spatial context judgment during encoding [physostigmine- (CorSCE </w:t>
      </w:r>
      <w:r>
        <w:rPr>
          <w:rFonts w:hint="eastAsia"/>
          <w:sz w:val="20"/>
          <w:szCs w:val="20"/>
        </w:rPr>
        <w:t>􏰈</w:t>
      </w:r>
      <w:r>
        <w:rPr>
          <w:sz w:val="20"/>
          <w:szCs w:val="20"/>
        </w:rPr>
        <w:t xml:space="preserve"> FalSCE) </w:t>
      </w:r>
      <w:r>
        <w:rPr>
          <w:rFonts w:hint="eastAsia"/>
          <w:sz w:val="20"/>
          <w:szCs w:val="20"/>
        </w:rPr>
        <w:t>􏰂</w:t>
      </w:r>
      <w:r>
        <w:rPr>
          <w:sz w:val="20"/>
          <w:szCs w:val="20"/>
        </w:rPr>
        <w:t xml:space="preserve"> </w:t>
      </w:r>
      <w:r>
        <w:rPr>
          <w:rFonts w:hint="eastAsia"/>
          <w:sz w:val="20"/>
          <w:szCs w:val="20"/>
        </w:rPr>
        <w:t>􏰈</w:t>
      </w:r>
      <w:r>
        <w:rPr>
          <w:sz w:val="20"/>
          <w:szCs w:val="20"/>
        </w:rPr>
        <w:t xml:space="preserve"> placebo(CorSCE </w:t>
      </w:r>
      <w:r>
        <w:rPr>
          <w:rFonts w:hint="eastAsia"/>
          <w:sz w:val="20"/>
          <w:szCs w:val="20"/>
        </w:rPr>
        <w:t>􏰈</w:t>
      </w:r>
      <w:r>
        <w:rPr>
          <w:sz w:val="20"/>
          <w:szCs w:val="20"/>
        </w:rPr>
        <w:t xml:space="preserve"> FalSCE)] and retrieval [physostigmine(CorSCR </w:t>
      </w:r>
      <w:r>
        <w:rPr>
          <w:rFonts w:hint="eastAsia"/>
          <w:sz w:val="20"/>
          <w:szCs w:val="20"/>
        </w:rPr>
        <w:t>􏰈</w:t>
      </w:r>
      <w:r>
        <w:rPr>
          <w:sz w:val="20"/>
          <w:szCs w:val="20"/>
        </w:rPr>
        <w:t xml:space="preserve"> FalSCR) </w:t>
      </w:r>
      <w:r>
        <w:rPr>
          <w:rFonts w:hint="eastAsia"/>
          <w:sz w:val="20"/>
          <w:szCs w:val="20"/>
        </w:rPr>
        <w:t>􏰂</w:t>
      </w:r>
      <w:r>
        <w:rPr>
          <w:sz w:val="20"/>
          <w:szCs w:val="20"/>
        </w:rPr>
        <w:t xml:space="preserve"> </w:t>
      </w:r>
      <w:r>
        <w:rPr>
          <w:rFonts w:hint="eastAsia"/>
          <w:sz w:val="20"/>
          <w:szCs w:val="20"/>
        </w:rPr>
        <w:t>􏰈</w:t>
      </w:r>
      <w:r>
        <w:rPr>
          <w:sz w:val="20"/>
          <w:szCs w:val="20"/>
        </w:rPr>
        <w:t xml:space="preserve"> placebo(CorSCR </w:t>
      </w:r>
      <w:r>
        <w:rPr>
          <w:rFonts w:hint="eastAsia"/>
          <w:sz w:val="20"/>
          <w:szCs w:val="20"/>
        </w:rPr>
        <w:t>􏰈</w:t>
      </w:r>
      <w:r>
        <w:rPr>
          <w:sz w:val="20"/>
          <w:szCs w:val="20"/>
        </w:rPr>
        <w:t xml:space="preserve"> FalSCR)]. The latter comprised the primary focus of the analysis as they tested our hypotheses on cholinergic effects on neural activity mediating spatial context memory during encoding and retrieval. The tests resulted in a </w:t>
      </w:r>
      <w:r>
        <w:rPr>
          <w:i/>
          <w:iCs/>
          <w:sz w:val="20"/>
          <w:szCs w:val="20"/>
        </w:rPr>
        <w:t>F</w:t>
      </w:r>
      <w:r>
        <w:rPr>
          <w:sz w:val="20"/>
          <w:szCs w:val="20"/>
        </w:rPr>
        <w:t xml:space="preserve">-statistic for every voxel. The resulting set of voxel values for each contrast constituted a statistical parametric map of the </w:t>
      </w:r>
      <w:r>
        <w:rPr>
          <w:i/>
          <w:iCs/>
          <w:sz w:val="20"/>
          <w:szCs w:val="20"/>
        </w:rPr>
        <w:t>F</w:t>
      </w:r>
      <w:r>
        <w:rPr>
          <w:sz w:val="20"/>
          <w:szCs w:val="20"/>
        </w:rPr>
        <w:t>-statistic SPM{</w:t>
      </w:r>
      <w:r>
        <w:rPr>
          <w:i/>
          <w:iCs/>
          <w:sz w:val="20"/>
          <w:szCs w:val="20"/>
        </w:rPr>
        <w:t>F</w:t>
      </w:r>
      <w:r>
        <w:rPr>
          <w:sz w:val="20"/>
          <w:szCs w:val="20"/>
        </w:rPr>
        <w:t>}, which was subsequently transformed to the unit normal distribution SPM{</w:t>
      </w:r>
      <w:r>
        <w:rPr>
          <w:i/>
          <w:iCs/>
          <w:sz w:val="20"/>
          <w:szCs w:val="20"/>
        </w:rPr>
        <w:t>z</w:t>
      </w:r>
      <w:r>
        <w:rPr>
          <w:sz w:val="20"/>
          <w:szCs w:val="20"/>
        </w:rPr>
        <w:t xml:space="preserve">}. </w:t>
      </w:r>
      <w:r>
        <w:rPr>
          <w:i/>
          <w:iCs/>
          <w:sz w:val="20"/>
          <w:szCs w:val="20"/>
        </w:rPr>
        <w:t xml:space="preserve">Post hoc t </w:t>
      </w:r>
      <w:r>
        <w:rPr>
          <w:sz w:val="20"/>
          <w:szCs w:val="20"/>
        </w:rPr>
        <w:t xml:space="preserve">tests for simple effects, if ap- plicable, were performed within the clusters found significant in the ANOVA. </w:t>
      </w:r>
    </w:p>
    <w:p w14:paraId="24D7A296" w14:textId="77777777" w:rsidR="001401D4" w:rsidRDefault="001401D4" w:rsidP="000A0E9A">
      <w:r>
        <w:rPr>
          <w:sz w:val="20"/>
          <w:szCs w:val="20"/>
        </w:rPr>
        <w:t>KUkolja 2009</w:t>
      </w:r>
    </w:p>
    <w:p w14:paraId="7F852869" w14:textId="77777777" w:rsidR="001401D4" w:rsidRDefault="001401D4" w:rsidP="000A0E9A"/>
  </w:comment>
  <w:comment w:id="67" w:author="praktikum" w:date="2022-04-05T10:28:00Z" w:initials="p">
    <w:p w14:paraId="4A9E4420" w14:textId="20D79F10" w:rsidR="001401D4" w:rsidRDefault="001401D4">
      <w:pPr>
        <w:pStyle w:val="Kommentartext"/>
      </w:pPr>
      <w:r>
        <w:rPr>
          <w:rStyle w:val="Kommentarzeichen"/>
        </w:rPr>
        <w:annotationRef/>
      </w:r>
      <w:proofErr w:type="spellStart"/>
      <w:r>
        <w:t>Neutral_included_lenient</w:t>
      </w:r>
      <w:proofErr w:type="spellEnd"/>
    </w:p>
  </w:comment>
  <w:comment w:id="663" w:author="Anna" w:date="2022-05-03T14:42:00Z" w:initials="A">
    <w:p w14:paraId="28D2BF84" w14:textId="52D67652" w:rsidR="00225323" w:rsidRDefault="00225323">
      <w:pPr>
        <w:pStyle w:val="Kommentartext"/>
      </w:pPr>
      <w:r>
        <w:rPr>
          <w:rStyle w:val="Kommentarzeichen"/>
        </w:rPr>
        <w:annotationRef/>
      </w:r>
      <w:r>
        <w:t>chi-square test passed</w:t>
      </w:r>
    </w:p>
  </w:comment>
  <w:comment w:id="1263" w:author="praktikum" w:date="2022-04-05T10:21:00Z" w:initials="p">
    <w:p w14:paraId="72049C61" w14:textId="259864F9" w:rsidR="001401D4" w:rsidRDefault="001401D4">
      <w:pPr>
        <w:pStyle w:val="Kommentartext"/>
      </w:pPr>
      <w:r>
        <w:rPr>
          <w:rStyle w:val="Kommentarzeichen"/>
        </w:rPr>
        <w:annotationRef/>
      </w:r>
      <w:r>
        <w:t>RTs as well?</w:t>
      </w:r>
    </w:p>
  </w:comment>
  <w:comment w:id="1272" w:author="praktikum" w:date="2022-04-05T10:19:00Z" w:initials="p">
    <w:p w14:paraId="30E12C68" w14:textId="38E2CF60" w:rsidR="001401D4" w:rsidRDefault="001401D4">
      <w:pPr>
        <w:pStyle w:val="Kommentartext"/>
      </w:pPr>
      <w:r>
        <w:rPr>
          <w:rStyle w:val="Kommentarzeichen"/>
        </w:rPr>
        <w:annotationRef/>
      </w:r>
      <w:proofErr w:type="spellStart"/>
      <w:r>
        <w:t>Per_correctJudgement</w:t>
      </w:r>
      <w:proofErr w:type="spellEnd"/>
    </w:p>
  </w:comment>
  <w:comment w:id="1053" w:author="Anna Kaba" w:date="2022-02-18T12:56:00Z" w:initials="AK">
    <w:p w14:paraId="11D63EC9" w14:textId="326C2EC5" w:rsidR="001401D4" w:rsidRDefault="001401D4" w:rsidP="000A0E9A">
      <w:r>
        <w:rPr>
          <w:rStyle w:val="Kommentarzeichen"/>
        </w:rPr>
        <w:annotationRef/>
      </w:r>
      <w:proofErr w:type="spellStart"/>
      <w:r>
        <w:rPr>
          <w:sz w:val="20"/>
          <w:szCs w:val="20"/>
        </w:rPr>
        <w:t>komma</w:t>
      </w:r>
      <w:proofErr w:type="spellEnd"/>
      <w:r>
        <w:rPr>
          <w:sz w:val="20"/>
          <w:szCs w:val="20"/>
        </w:rPr>
        <w:t xml:space="preserve"> </w:t>
      </w:r>
      <w:proofErr w:type="spellStart"/>
      <w:r>
        <w:rPr>
          <w:sz w:val="20"/>
          <w:szCs w:val="20"/>
        </w:rPr>
        <w:t>ersetzen</w:t>
      </w:r>
      <w:proofErr w:type="spellEnd"/>
    </w:p>
    <w:p w14:paraId="63334F21" w14:textId="77777777" w:rsidR="001401D4" w:rsidRDefault="001401D4" w:rsidP="000A0E9A"/>
  </w:comment>
  <w:comment w:id="1743" w:author="praktikum" w:date="2022-04-06T15:29:00Z" w:initials="p">
    <w:p w14:paraId="0B13DD06" w14:textId="77777777" w:rsidR="001401D4" w:rsidRDefault="001401D4" w:rsidP="00DB0A2A">
      <w:pPr>
        <w:pStyle w:val="Kommentartext"/>
      </w:pPr>
      <w:r>
        <w:rPr>
          <w:rStyle w:val="Kommentarzeichen"/>
        </w:rPr>
        <w:annotationRef/>
      </w:r>
      <w:r>
        <w:t>see results</w:t>
      </w:r>
    </w:p>
  </w:comment>
  <w:comment w:id="1744" w:author="praktikum" w:date="2022-04-06T16:13:00Z" w:initials="p">
    <w:p w14:paraId="1412DC37" w14:textId="77777777" w:rsidR="001401D4" w:rsidRDefault="001401D4" w:rsidP="00DB0A2A">
      <w:pPr>
        <w:pStyle w:val="Kommentartext"/>
      </w:pPr>
      <w:r>
        <w:rPr>
          <w:rStyle w:val="Kommentarzeichen"/>
        </w:rPr>
        <w:annotationRef/>
      </w:r>
      <w:r>
        <w:t>Disregard KS test because SW has more power? Also histogram looks normal and CI of skewness/kurtosis includes 0</w:t>
      </w:r>
    </w:p>
  </w:comment>
  <w:comment w:id="1745" w:author="praktikum" w:date="2022-04-06T16:29:00Z" w:initials="p">
    <w:p w14:paraId="3296E3D4" w14:textId="77777777" w:rsidR="001401D4" w:rsidRDefault="001401D4" w:rsidP="00DB0A2A">
      <w:pPr>
        <w:pStyle w:val="Kommentartext"/>
      </w:pPr>
      <w:r>
        <w:rPr>
          <w:rStyle w:val="Kommentarzeichen"/>
        </w:rPr>
        <w:annotationRef/>
      </w:r>
      <w:r>
        <w:t>Round all p values later to &lt;.05 etc.</w:t>
      </w:r>
    </w:p>
  </w:comment>
  <w:comment w:id="1746" w:author="praktikum" w:date="2022-04-11T16:42:00Z" w:initials="p">
    <w:p w14:paraId="61AEF82E" w14:textId="77777777" w:rsidR="001401D4" w:rsidRPr="0089549D" w:rsidRDefault="001401D4" w:rsidP="00DB0A2A">
      <w:pPr>
        <w:pStyle w:val="Kommentartext"/>
      </w:pPr>
      <w:r>
        <w:rPr>
          <w:rStyle w:val="Kommentarzeichen"/>
        </w:rPr>
        <w:annotationRef/>
      </w:r>
      <w:r>
        <w:t xml:space="preserve">add also the effect of trial type here (check again that the results written here match </w:t>
      </w:r>
      <w:r>
        <w:rPr>
          <w:i/>
        </w:rPr>
        <w:t>all</w:t>
      </w:r>
      <w:r>
        <w:t xml:space="preserve"> subjects (no criterion)</w:t>
      </w:r>
    </w:p>
  </w:comment>
  <w:comment w:id="1747" w:author="praktikum" w:date="2022-04-06T17:28:00Z" w:initials="p">
    <w:p w14:paraId="1073F772" w14:textId="77777777" w:rsidR="001401D4" w:rsidRDefault="001401D4" w:rsidP="00DB0A2A">
      <w:pPr>
        <w:pStyle w:val="Kommentartext"/>
      </w:pPr>
      <w:r>
        <w:rPr>
          <w:rStyle w:val="Kommentarzeichen"/>
        </w:rPr>
        <w:annotationRef/>
      </w:r>
      <w:r>
        <w:t>maybe report also correlations with sedation rating?</w:t>
      </w:r>
    </w:p>
    <w:p w14:paraId="4BE8981F" w14:textId="77777777" w:rsidR="001401D4" w:rsidRDefault="001401D4" w:rsidP="00DB0A2A">
      <w:pPr>
        <w:pStyle w:val="Kommentartext"/>
      </w:pPr>
      <w:r>
        <w:t>Nonparametric or not?</w:t>
      </w:r>
    </w:p>
    <w:p w14:paraId="3520B095" w14:textId="77777777" w:rsidR="001401D4" w:rsidRDefault="001401D4" w:rsidP="00DB0A2A">
      <w:pPr>
        <w:pStyle w:val="Kommentartext"/>
      </w:pPr>
      <w:r>
        <w:t xml:space="preserve">Only PL_SD is (barely) sig. positively correlated with </w:t>
      </w:r>
      <w:proofErr w:type="spellStart"/>
      <w:r>
        <w:t>mental_sedation</w:t>
      </w:r>
      <w:proofErr w:type="spellEnd"/>
      <w:r>
        <w:t xml:space="preserve"> scores</w:t>
      </w:r>
    </w:p>
  </w:comment>
  <w:comment w:id="1860" w:author="Anna Kaba" w:date="2022-02-18T14:16:00Z" w:initials="AK">
    <w:p w14:paraId="42231D5E" w14:textId="77777777" w:rsidR="001401D4" w:rsidRPr="00225323" w:rsidRDefault="001401D4" w:rsidP="00DB0A2A">
      <w:pPr>
        <w:rPr>
          <w:lang w:val="de-DE"/>
        </w:rPr>
      </w:pPr>
      <w:r>
        <w:rPr>
          <w:rStyle w:val="Kommentarzeichen"/>
        </w:rPr>
        <w:annotationRef/>
      </w:r>
      <w:r w:rsidRPr="00225323">
        <w:rPr>
          <w:sz w:val="20"/>
          <w:szCs w:val="20"/>
          <w:lang w:val="de-DE"/>
        </w:rPr>
        <w:t xml:space="preserve">SEM noch </w:t>
      </w:r>
      <w:proofErr w:type="spellStart"/>
      <w:r w:rsidRPr="00225323">
        <w:rPr>
          <w:sz w:val="20"/>
          <w:szCs w:val="20"/>
          <w:lang w:val="de-DE"/>
        </w:rPr>
        <w:t>dazufuegen</w:t>
      </w:r>
      <w:proofErr w:type="spellEnd"/>
    </w:p>
    <w:p w14:paraId="582A85CD" w14:textId="77777777" w:rsidR="001401D4" w:rsidRPr="00225323" w:rsidRDefault="001401D4" w:rsidP="00DB0A2A">
      <w:pPr>
        <w:rPr>
          <w:lang w:val="de-DE"/>
        </w:rPr>
      </w:pPr>
    </w:p>
  </w:comment>
  <w:comment w:id="1883" w:author="praktikum" w:date="2022-04-11T16:44:00Z" w:initials="p">
    <w:p w14:paraId="725BDD77" w14:textId="77777777" w:rsidR="001401D4" w:rsidRPr="00225323" w:rsidRDefault="001401D4" w:rsidP="00DB0A2A">
      <w:pPr>
        <w:pStyle w:val="Kommentartext"/>
        <w:rPr>
          <w:lang w:val="de-DE"/>
        </w:rPr>
      </w:pPr>
      <w:r>
        <w:rPr>
          <w:rStyle w:val="Kommentarzeichen"/>
        </w:rPr>
        <w:annotationRef/>
      </w:r>
      <w:r w:rsidRPr="00225323">
        <w:rPr>
          <w:lang w:val="de-DE"/>
        </w:rPr>
        <w:t xml:space="preserve">Add </w:t>
      </w:r>
      <w:proofErr w:type="spellStart"/>
      <w:r w:rsidRPr="00225323">
        <w:rPr>
          <w:lang w:val="de-DE"/>
        </w:rPr>
        <w:t>plots</w:t>
      </w:r>
      <w:proofErr w:type="spellEnd"/>
      <w:r w:rsidRPr="00225323">
        <w:rPr>
          <w:lang w:val="de-DE"/>
        </w:rPr>
        <w:t xml:space="preserve"> </w:t>
      </w:r>
      <w:proofErr w:type="spellStart"/>
      <w:r w:rsidRPr="00225323">
        <w:rPr>
          <w:lang w:val="de-DE"/>
        </w:rPr>
        <w:t>for</w:t>
      </w:r>
      <w:proofErr w:type="spellEnd"/>
      <w:r w:rsidRPr="00225323">
        <w:rPr>
          <w:lang w:val="de-DE"/>
        </w:rPr>
        <w:t xml:space="preserve"> </w:t>
      </w:r>
      <w:proofErr w:type="spellStart"/>
      <w:r w:rsidRPr="00225323">
        <w:rPr>
          <w:lang w:val="de-DE"/>
        </w:rPr>
        <w:t>sig</w:t>
      </w:r>
      <w:proofErr w:type="spellEnd"/>
      <w:r w:rsidRPr="00225323">
        <w:rPr>
          <w:lang w:val="de-DE"/>
        </w:rPr>
        <w:t xml:space="preserve">. </w:t>
      </w:r>
      <w:proofErr w:type="spellStart"/>
      <w:r w:rsidRPr="00225323">
        <w:rPr>
          <w:lang w:val="de-DE"/>
        </w:rPr>
        <w:t>effects</w:t>
      </w:r>
      <w:proofErr w:type="spellEnd"/>
    </w:p>
  </w:comment>
  <w:comment w:id="1885" w:author="Anna" w:date="2018-06-18T15:02:00Z" w:initials="A">
    <w:p w14:paraId="114EE8A2" w14:textId="77777777" w:rsidR="001401D4" w:rsidRPr="003B1B46" w:rsidRDefault="001401D4" w:rsidP="0073397F">
      <w:pPr>
        <w:pStyle w:val="Kommentartext"/>
        <w:rPr>
          <w:lang w:val="de-DE"/>
        </w:rPr>
      </w:pPr>
      <w:r>
        <w:rPr>
          <w:rStyle w:val="Kommentarzeichen"/>
        </w:rPr>
        <w:annotationRef/>
      </w:r>
      <w:r w:rsidRPr="003B1B46">
        <w:rPr>
          <w:lang w:val="de-DE"/>
        </w:rPr>
        <w:t xml:space="preserve">Verweis zur supp1 </w:t>
      </w:r>
      <w:proofErr w:type="spellStart"/>
      <w:r w:rsidRPr="003B1B46">
        <w:rPr>
          <w:lang w:val="de-DE"/>
        </w:rPr>
        <w:t>figure</w:t>
      </w:r>
      <w:proofErr w:type="spellEnd"/>
      <w:r w:rsidRPr="003B1B46">
        <w:rPr>
          <w:lang w:val="de-DE"/>
        </w:rPr>
        <w:t xml:space="preserve"> noch einfügen</w:t>
      </w:r>
    </w:p>
  </w:comment>
  <w:comment w:id="1911" w:author="praktikum" w:date="2022-04-12T15:03:00Z" w:initials="p">
    <w:p w14:paraId="00C66984" w14:textId="3B06825B" w:rsidR="001401D4" w:rsidRDefault="001401D4">
      <w:pPr>
        <w:pStyle w:val="Kommentartext"/>
      </w:pPr>
      <w:r>
        <w:rPr>
          <w:rStyle w:val="Kommentarzeichen"/>
        </w:rPr>
        <w:annotationRef/>
      </w:r>
      <w:r>
        <w:t>excluded from all or just CORSCR/FALSCR? One could maybe still use them for memory retrieval in general</w:t>
      </w:r>
    </w:p>
  </w:comment>
  <w:comment w:id="1952" w:author="praktikum" w:date="2022-04-06T15:29:00Z" w:initials="p">
    <w:p w14:paraId="122B6772" w14:textId="3459CB44" w:rsidR="001401D4" w:rsidRDefault="001401D4">
      <w:pPr>
        <w:pStyle w:val="Kommentartext"/>
      </w:pPr>
      <w:r>
        <w:rPr>
          <w:rStyle w:val="Kommentarzeichen"/>
        </w:rPr>
        <w:annotationRef/>
      </w:r>
      <w:r>
        <w:t>see results</w:t>
      </w:r>
    </w:p>
  </w:comment>
  <w:comment w:id="1955" w:author="praktikum" w:date="2022-04-06T16:13:00Z" w:initials="p">
    <w:p w14:paraId="135E32D1" w14:textId="2B365FCD" w:rsidR="001401D4" w:rsidRDefault="001401D4">
      <w:pPr>
        <w:pStyle w:val="Kommentartext"/>
      </w:pPr>
      <w:r>
        <w:rPr>
          <w:rStyle w:val="Kommentarzeichen"/>
        </w:rPr>
        <w:annotationRef/>
      </w:r>
      <w:r>
        <w:t>Disregard KS test because SW has more power? Also histogram looks normal and CI of skewness/kurtosis includes 0</w:t>
      </w:r>
    </w:p>
  </w:comment>
  <w:comment w:id="1968" w:author="Anna Kaba" w:date="2022-02-18T13:07:00Z" w:initials="AK">
    <w:p w14:paraId="2B587CA4" w14:textId="77777777" w:rsidR="001401D4" w:rsidRPr="00225323" w:rsidRDefault="001401D4" w:rsidP="000A0E9A">
      <w:pPr>
        <w:rPr>
          <w:lang w:val="de-DE"/>
        </w:rPr>
      </w:pPr>
      <w:r>
        <w:rPr>
          <w:rStyle w:val="Kommentarzeichen"/>
        </w:rPr>
        <w:annotationRef/>
      </w:r>
      <w:proofErr w:type="spellStart"/>
      <w:r w:rsidRPr="00225323">
        <w:rPr>
          <w:sz w:val="20"/>
          <w:szCs w:val="20"/>
          <w:lang w:val="de-DE"/>
        </w:rPr>
        <w:t>greenhouse</w:t>
      </w:r>
      <w:proofErr w:type="spellEnd"/>
      <w:r w:rsidRPr="00225323">
        <w:rPr>
          <w:sz w:val="20"/>
          <w:szCs w:val="20"/>
          <w:lang w:val="de-DE"/>
        </w:rPr>
        <w:t xml:space="preserve"> </w:t>
      </w:r>
      <w:proofErr w:type="spellStart"/>
      <w:r w:rsidRPr="00225323">
        <w:rPr>
          <w:sz w:val="20"/>
          <w:szCs w:val="20"/>
          <w:lang w:val="de-DE"/>
        </w:rPr>
        <w:t>geisser</w:t>
      </w:r>
      <w:proofErr w:type="spellEnd"/>
      <w:r w:rsidRPr="00225323">
        <w:rPr>
          <w:sz w:val="20"/>
          <w:szCs w:val="20"/>
          <w:lang w:val="de-DE"/>
        </w:rPr>
        <w:t xml:space="preserve"> </w:t>
      </w:r>
      <w:proofErr w:type="spellStart"/>
      <w:r w:rsidRPr="00225323">
        <w:rPr>
          <w:sz w:val="20"/>
          <w:szCs w:val="20"/>
          <w:lang w:val="de-DE"/>
        </w:rPr>
        <w:t>correction</w:t>
      </w:r>
      <w:proofErr w:type="spellEnd"/>
      <w:r w:rsidRPr="00225323">
        <w:rPr>
          <w:sz w:val="20"/>
          <w:szCs w:val="20"/>
          <w:lang w:val="de-DE"/>
        </w:rPr>
        <w:t xml:space="preserve"> in </w:t>
      </w:r>
      <w:proofErr w:type="spellStart"/>
      <w:r w:rsidRPr="00225323">
        <w:rPr>
          <w:sz w:val="20"/>
          <w:szCs w:val="20"/>
          <w:lang w:val="de-DE"/>
        </w:rPr>
        <w:t>methods</w:t>
      </w:r>
      <w:proofErr w:type="spellEnd"/>
      <w:r w:rsidRPr="00225323">
        <w:rPr>
          <w:sz w:val="20"/>
          <w:szCs w:val="20"/>
          <w:lang w:val="de-DE"/>
        </w:rPr>
        <w:t xml:space="preserve"> </w:t>
      </w:r>
      <w:proofErr w:type="spellStart"/>
      <w:r w:rsidRPr="00225323">
        <w:rPr>
          <w:sz w:val="20"/>
          <w:szCs w:val="20"/>
          <w:lang w:val="de-DE"/>
        </w:rPr>
        <w:t>erwaehnen</w:t>
      </w:r>
      <w:proofErr w:type="spellEnd"/>
    </w:p>
  </w:comment>
  <w:comment w:id="1997" w:author="Anna Kaba" w:date="2022-02-18T14:16:00Z" w:initials="AK">
    <w:p w14:paraId="13644AAD" w14:textId="77777777" w:rsidR="001401D4" w:rsidRPr="00225323" w:rsidRDefault="001401D4" w:rsidP="000A0E9A">
      <w:pPr>
        <w:rPr>
          <w:lang w:val="de-DE"/>
        </w:rPr>
      </w:pPr>
      <w:r>
        <w:rPr>
          <w:rStyle w:val="Kommentarzeichen"/>
        </w:rPr>
        <w:annotationRef/>
      </w:r>
      <w:r w:rsidRPr="00225323">
        <w:rPr>
          <w:sz w:val="20"/>
          <w:szCs w:val="20"/>
          <w:lang w:val="de-DE"/>
        </w:rPr>
        <w:t xml:space="preserve">SEM noch </w:t>
      </w:r>
      <w:proofErr w:type="spellStart"/>
      <w:r w:rsidRPr="00225323">
        <w:rPr>
          <w:sz w:val="20"/>
          <w:szCs w:val="20"/>
          <w:lang w:val="de-DE"/>
        </w:rPr>
        <w:t>dazufuegen</w:t>
      </w:r>
      <w:proofErr w:type="spellEnd"/>
    </w:p>
    <w:p w14:paraId="09918DB7" w14:textId="77777777" w:rsidR="001401D4" w:rsidRPr="00225323" w:rsidRDefault="001401D4" w:rsidP="000A0E9A">
      <w:pPr>
        <w:rPr>
          <w:lang w:val="de-DE"/>
        </w:rPr>
      </w:pPr>
    </w:p>
  </w:comment>
  <w:comment w:id="1999" w:author="Anna" w:date="2022-05-04T09:23:00Z" w:initials="A">
    <w:p w14:paraId="3B19DAA8" w14:textId="1A14CE03" w:rsidR="00403D12" w:rsidRDefault="00403D12">
      <w:pPr>
        <w:pStyle w:val="Kommentartext"/>
      </w:pPr>
      <w:r>
        <w:rPr>
          <w:rStyle w:val="Kommentarzeichen"/>
        </w:rPr>
        <w:annotationRef/>
      </w:r>
      <w:proofErr w:type="spellStart"/>
      <w:r>
        <w:t>Dprime</w:t>
      </w:r>
      <w:proofErr w:type="spellEnd"/>
      <w:r>
        <w:t xml:space="preserve"> analysis</w:t>
      </w:r>
      <w:bookmarkStart w:id="2000" w:name="_GoBack"/>
      <w:bookmarkEnd w:id="200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D2C088" w15:done="0"/>
  <w15:commentEx w15:paraId="53314F64" w15:done="0"/>
  <w15:commentEx w15:paraId="3A9A0544" w15:done="0"/>
  <w15:commentEx w15:paraId="235CDE40" w15:done="0"/>
  <w15:commentEx w15:paraId="5F409CAD" w15:done="0"/>
  <w15:commentEx w15:paraId="7F852869" w15:done="0"/>
  <w15:commentEx w15:paraId="4A9E4420" w15:done="0"/>
  <w15:commentEx w15:paraId="28D2BF84" w15:done="0"/>
  <w15:commentEx w15:paraId="72049C61" w15:done="0"/>
  <w15:commentEx w15:paraId="30E12C68" w15:done="0"/>
  <w15:commentEx w15:paraId="63334F21" w15:done="1"/>
  <w15:commentEx w15:paraId="0B13DD06" w15:done="0"/>
  <w15:commentEx w15:paraId="1412DC37" w15:done="0"/>
  <w15:commentEx w15:paraId="3296E3D4" w15:done="0"/>
  <w15:commentEx w15:paraId="61AEF82E" w15:done="1"/>
  <w15:commentEx w15:paraId="3520B095" w15:done="0"/>
  <w15:commentEx w15:paraId="582A85CD" w15:done="0"/>
  <w15:commentEx w15:paraId="725BDD77" w15:done="1"/>
  <w15:commentEx w15:paraId="114EE8A2" w15:done="0"/>
  <w15:commentEx w15:paraId="00C66984" w15:done="0"/>
  <w15:commentEx w15:paraId="122B6772" w15:done="0"/>
  <w15:commentEx w15:paraId="135E32D1" w15:done="0"/>
  <w15:commentEx w15:paraId="2B587CA4" w15:done="0"/>
  <w15:commentEx w15:paraId="09918DB7" w15:done="0"/>
  <w15:commentEx w15:paraId="3B19DA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652A31" w16cex:dateUtc="2018-06-18T13:02:00Z"/>
  <w16cex:commentExtensible w16cex:durableId="23652A32" w16cex:dateUtc="2018-06-18T13:02:00Z"/>
  <w16cex:commentExtensible w16cex:durableId="23652A33" w16cex:dateUtc="2018-06-18T10:45:00Z"/>
  <w16cex:commentExtensible w16cex:durableId="25BA46C1" w16cex:dateUtc="2022-02-18T15:24:00Z"/>
  <w16cex:commentExtensible w16cex:durableId="25BA1605" w16cex:dateUtc="2022-02-18T11:56:00Z"/>
  <w16cex:commentExtensible w16cex:durableId="25BA18AE" w16cex:dateUtc="2022-02-18T12:07:00Z"/>
  <w16cex:commentExtensible w16cex:durableId="25BA28DA" w16cex:dateUtc="2022-02-18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2C088" w16cid:durableId="26001BC7"/>
  <w16cid:commentId w16cid:paraId="53314F64" w16cid:durableId="23652A31"/>
  <w16cid:commentId w16cid:paraId="3A9A0544" w16cid:durableId="23652A32"/>
  <w16cid:commentId w16cid:paraId="235CDE40" w16cid:durableId="23652A33"/>
  <w16cid:commentId w16cid:paraId="5F409CAD" w16cid:durableId="2607AD4E"/>
  <w16cid:commentId w16cid:paraId="7F852869" w16cid:durableId="25BA46C1"/>
  <w16cid:commentId w16cid:paraId="4A9E4420" w16cid:durableId="25F69837"/>
  <w16cid:commentId w16cid:paraId="72049C61" w16cid:durableId="25F69690"/>
  <w16cid:commentId w16cid:paraId="30E12C68" w16cid:durableId="25F69644"/>
  <w16cid:commentId w16cid:paraId="63334F21" w16cid:durableId="25BA1605"/>
  <w16cid:commentId w16cid:paraId="0B13DD06" w16cid:durableId="26001BD2"/>
  <w16cid:commentId w16cid:paraId="1412DC37" w16cid:durableId="26001BD1"/>
  <w16cid:commentId w16cid:paraId="3296E3D4" w16cid:durableId="25F83E87"/>
  <w16cid:commentId w16cid:paraId="61AEF82E" w16cid:durableId="25FED8EC"/>
  <w16cid:commentId w16cid:paraId="3520B095" w16cid:durableId="25F84C52"/>
  <w16cid:commentId w16cid:paraId="582A85CD" w16cid:durableId="26001BD0"/>
  <w16cid:commentId w16cid:paraId="114EE8A2" w16cid:durableId="260014E1"/>
  <w16cid:commentId w16cid:paraId="00C66984" w16cid:durableId="2600135A"/>
  <w16cid:commentId w16cid:paraId="122B6772" w16cid:durableId="25F8306C"/>
  <w16cid:commentId w16cid:paraId="135E32D1" w16cid:durableId="25F83AA3"/>
  <w16cid:commentId w16cid:paraId="2B587CA4" w16cid:durableId="25BA18AE"/>
  <w16cid:commentId w16cid:paraId="09918DB7" w16cid:durableId="25BA28D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E733A"/>
    <w:multiLevelType w:val="multilevel"/>
    <w:tmpl w:val="76BEF5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AE9020D"/>
    <w:multiLevelType w:val="hybridMultilevel"/>
    <w:tmpl w:val="DC1E16C0"/>
    <w:lvl w:ilvl="0" w:tplc="EEF6D60A">
      <w:start w:val="16"/>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AD84C5A"/>
    <w:multiLevelType w:val="hybridMultilevel"/>
    <w:tmpl w:val="AB3A84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0E5EBD"/>
    <w:multiLevelType w:val="hybridMultilevel"/>
    <w:tmpl w:val="72C21518"/>
    <w:lvl w:ilvl="0" w:tplc="183896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1B4936"/>
    <w:multiLevelType w:val="hybridMultilevel"/>
    <w:tmpl w:val="7D9E919E"/>
    <w:lvl w:ilvl="0" w:tplc="2026AC1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847640"/>
    <w:multiLevelType w:val="hybridMultilevel"/>
    <w:tmpl w:val="9026807C"/>
    <w:lvl w:ilvl="0" w:tplc="0A9A14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ktikum">
    <w15:presenceInfo w15:providerId="None" w15:userId="praktikum"/>
  </w15:person>
  <w15:person w15:author="Anna">
    <w15:presenceInfo w15:providerId="None" w15:userId="Anna"/>
  </w15:person>
  <w15:person w15:author="Anna Kaba">
    <w15:presenceInfo w15:providerId="Windows Live" w15:userId="c8314cb81323c8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303"/>
    <w:rsid w:val="00002783"/>
    <w:rsid w:val="0000316C"/>
    <w:rsid w:val="000152FC"/>
    <w:rsid w:val="00043786"/>
    <w:rsid w:val="00045FF1"/>
    <w:rsid w:val="000463B5"/>
    <w:rsid w:val="00056191"/>
    <w:rsid w:val="000572F9"/>
    <w:rsid w:val="00057501"/>
    <w:rsid w:val="00083E48"/>
    <w:rsid w:val="000A0E9A"/>
    <w:rsid w:val="000C426F"/>
    <w:rsid w:val="000E6405"/>
    <w:rsid w:val="001401D4"/>
    <w:rsid w:val="001418ED"/>
    <w:rsid w:val="00172AF9"/>
    <w:rsid w:val="001B43D2"/>
    <w:rsid w:val="001C243D"/>
    <w:rsid w:val="001E13D5"/>
    <w:rsid w:val="0020341A"/>
    <w:rsid w:val="00216328"/>
    <w:rsid w:val="00225323"/>
    <w:rsid w:val="00260FD7"/>
    <w:rsid w:val="00274419"/>
    <w:rsid w:val="00277165"/>
    <w:rsid w:val="0029210B"/>
    <w:rsid w:val="002B0ED3"/>
    <w:rsid w:val="002D0300"/>
    <w:rsid w:val="002D613C"/>
    <w:rsid w:val="002D6B94"/>
    <w:rsid w:val="002D72D5"/>
    <w:rsid w:val="002E588D"/>
    <w:rsid w:val="0031378E"/>
    <w:rsid w:val="003540AA"/>
    <w:rsid w:val="003628D3"/>
    <w:rsid w:val="00387E5C"/>
    <w:rsid w:val="003B1B46"/>
    <w:rsid w:val="003D1AF8"/>
    <w:rsid w:val="003D47D3"/>
    <w:rsid w:val="003E1751"/>
    <w:rsid w:val="00403D12"/>
    <w:rsid w:val="00410F51"/>
    <w:rsid w:val="00417537"/>
    <w:rsid w:val="0042760E"/>
    <w:rsid w:val="00442BF7"/>
    <w:rsid w:val="00446E26"/>
    <w:rsid w:val="0045197F"/>
    <w:rsid w:val="00453EB3"/>
    <w:rsid w:val="00462FD8"/>
    <w:rsid w:val="0049012B"/>
    <w:rsid w:val="004F1939"/>
    <w:rsid w:val="00521C3D"/>
    <w:rsid w:val="00524259"/>
    <w:rsid w:val="00566C39"/>
    <w:rsid w:val="005772C8"/>
    <w:rsid w:val="005B6B4C"/>
    <w:rsid w:val="00611149"/>
    <w:rsid w:val="006169D7"/>
    <w:rsid w:val="0062746A"/>
    <w:rsid w:val="006514C1"/>
    <w:rsid w:val="006638A2"/>
    <w:rsid w:val="00694CF0"/>
    <w:rsid w:val="006A79F3"/>
    <w:rsid w:val="006D2A67"/>
    <w:rsid w:val="007033ED"/>
    <w:rsid w:val="00705115"/>
    <w:rsid w:val="00717F95"/>
    <w:rsid w:val="00731EE2"/>
    <w:rsid w:val="0073397F"/>
    <w:rsid w:val="007E41F6"/>
    <w:rsid w:val="00807B0F"/>
    <w:rsid w:val="008173D2"/>
    <w:rsid w:val="00821D9E"/>
    <w:rsid w:val="00821F75"/>
    <w:rsid w:val="00824623"/>
    <w:rsid w:val="00885B03"/>
    <w:rsid w:val="0089093A"/>
    <w:rsid w:val="0089549D"/>
    <w:rsid w:val="00896F7D"/>
    <w:rsid w:val="008B2963"/>
    <w:rsid w:val="00904D50"/>
    <w:rsid w:val="0091697C"/>
    <w:rsid w:val="00920E3C"/>
    <w:rsid w:val="00927922"/>
    <w:rsid w:val="00982A01"/>
    <w:rsid w:val="00990732"/>
    <w:rsid w:val="0099487F"/>
    <w:rsid w:val="00994B7E"/>
    <w:rsid w:val="009A0DF6"/>
    <w:rsid w:val="009E59DA"/>
    <w:rsid w:val="00A17E78"/>
    <w:rsid w:val="00A31B24"/>
    <w:rsid w:val="00A51BF0"/>
    <w:rsid w:val="00A739DC"/>
    <w:rsid w:val="00A94E3C"/>
    <w:rsid w:val="00AB0DDD"/>
    <w:rsid w:val="00B013CD"/>
    <w:rsid w:val="00B10303"/>
    <w:rsid w:val="00B50ACD"/>
    <w:rsid w:val="00B540F2"/>
    <w:rsid w:val="00BB1E1E"/>
    <w:rsid w:val="00BD0198"/>
    <w:rsid w:val="00BD7C7D"/>
    <w:rsid w:val="00BE1798"/>
    <w:rsid w:val="00C30B99"/>
    <w:rsid w:val="00C41BB1"/>
    <w:rsid w:val="00C52AEA"/>
    <w:rsid w:val="00C62EE1"/>
    <w:rsid w:val="00C65EF4"/>
    <w:rsid w:val="00C70850"/>
    <w:rsid w:val="00C709D7"/>
    <w:rsid w:val="00C76F57"/>
    <w:rsid w:val="00CA5C8F"/>
    <w:rsid w:val="00CF2BB3"/>
    <w:rsid w:val="00D16EF6"/>
    <w:rsid w:val="00D26335"/>
    <w:rsid w:val="00D822B9"/>
    <w:rsid w:val="00D93344"/>
    <w:rsid w:val="00D97ADE"/>
    <w:rsid w:val="00DB0A2A"/>
    <w:rsid w:val="00DC5285"/>
    <w:rsid w:val="00DD5C8A"/>
    <w:rsid w:val="00DE38FF"/>
    <w:rsid w:val="00DF436C"/>
    <w:rsid w:val="00DF6A09"/>
    <w:rsid w:val="00E01A10"/>
    <w:rsid w:val="00E0572F"/>
    <w:rsid w:val="00E145B8"/>
    <w:rsid w:val="00E21C8C"/>
    <w:rsid w:val="00E3142A"/>
    <w:rsid w:val="00E44CE1"/>
    <w:rsid w:val="00E5609E"/>
    <w:rsid w:val="00E577BC"/>
    <w:rsid w:val="00E81EEE"/>
    <w:rsid w:val="00EB31DA"/>
    <w:rsid w:val="00EF151C"/>
    <w:rsid w:val="00EF4BC4"/>
    <w:rsid w:val="00F15011"/>
    <w:rsid w:val="00F15C71"/>
    <w:rsid w:val="00F208E2"/>
    <w:rsid w:val="00F4045D"/>
    <w:rsid w:val="00F43E8C"/>
    <w:rsid w:val="00F53CDF"/>
    <w:rsid w:val="00F634AF"/>
    <w:rsid w:val="00F66F80"/>
    <w:rsid w:val="00F810BA"/>
    <w:rsid w:val="00FC61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F246"/>
  <w15:chartTrackingRefBased/>
  <w15:docId w15:val="{90EF7E51-AF35-4965-BE0C-423E02D88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463B5"/>
    <w:pPr>
      <w:spacing w:after="120" w:line="360" w:lineRule="auto"/>
      <w:contextualSpacing/>
    </w:pPr>
    <w:rPr>
      <w:lang w:val="en-GB"/>
    </w:rPr>
  </w:style>
  <w:style w:type="paragraph" w:styleId="berschrift1">
    <w:name w:val="heading 1"/>
    <w:basedOn w:val="Standard"/>
    <w:next w:val="Standard"/>
    <w:link w:val="berschrift1Zchn"/>
    <w:uiPriority w:val="9"/>
    <w:qFormat/>
    <w:rsid w:val="0091697C"/>
    <w:pPr>
      <w:keepNext/>
      <w:keepLines/>
      <w:spacing w:before="240" w:after="0"/>
      <w:contextualSpacing w:val="0"/>
      <w:jc w:val="both"/>
      <w:outlineLvl w:val="0"/>
    </w:pPr>
    <w:rPr>
      <w:rFonts w:eastAsiaTheme="majorEastAsia" w:cstheme="majorBidi"/>
      <w:b/>
      <w:color w:val="000000" w:themeColor="text1"/>
      <w:sz w:val="28"/>
      <w:szCs w:val="32"/>
      <w:lang w:val="de-DE"/>
    </w:rPr>
  </w:style>
  <w:style w:type="paragraph" w:styleId="berschrift2">
    <w:name w:val="heading 2"/>
    <w:basedOn w:val="Standard"/>
    <w:next w:val="Standard"/>
    <w:link w:val="berschrift2Zchn"/>
    <w:uiPriority w:val="9"/>
    <w:unhideWhenUsed/>
    <w:qFormat/>
    <w:rsid w:val="0091697C"/>
    <w:pPr>
      <w:keepNext/>
      <w:keepLines/>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autoRedefine/>
    <w:uiPriority w:val="9"/>
    <w:qFormat/>
    <w:rsid w:val="00AB0DDD"/>
    <w:pPr>
      <w:keepNext/>
      <w:keepLines/>
      <w:spacing w:before="200" w:after="0"/>
      <w:contextualSpacing w:val="0"/>
      <w:outlineLvl w:val="2"/>
    </w:pPr>
    <w:rPr>
      <w:rFonts w:eastAsia="Times New Roman"/>
      <w:bCs/>
      <w:i/>
      <w:lang w:bidi="en-US"/>
    </w:rPr>
  </w:style>
  <w:style w:type="paragraph" w:styleId="berschrift4">
    <w:name w:val="heading 4"/>
    <w:basedOn w:val="Standard"/>
    <w:next w:val="Standard"/>
    <w:link w:val="berschrift4Zchn"/>
    <w:uiPriority w:val="9"/>
    <w:unhideWhenUsed/>
    <w:qFormat/>
    <w:rsid w:val="0091697C"/>
    <w:pPr>
      <w:keepNext/>
      <w:keepLines/>
      <w:spacing w:before="40" w:after="0"/>
      <w:outlineLvl w:val="3"/>
    </w:pPr>
    <w:rPr>
      <w:rFonts w:eastAsiaTheme="majorEastAsia" w:cstheme="majorBidi"/>
      <w:i/>
      <w:iCs/>
    </w:rPr>
  </w:style>
  <w:style w:type="paragraph" w:styleId="berschrift5">
    <w:name w:val="heading 5"/>
    <w:basedOn w:val="Standard"/>
    <w:next w:val="Standard"/>
    <w:link w:val="berschrift5Zchn"/>
    <w:autoRedefine/>
    <w:uiPriority w:val="9"/>
    <w:unhideWhenUsed/>
    <w:qFormat/>
    <w:rsid w:val="000463B5"/>
    <w:pPr>
      <w:keepNext/>
      <w:keepLines/>
      <w:spacing w:before="40" w:after="0"/>
      <w:contextualSpacing w:val="0"/>
      <w:jc w:val="both"/>
      <w:outlineLvl w:val="4"/>
    </w:pPr>
    <w:rPr>
      <w:rFonts w:eastAsiaTheme="majorEastAsia" w:cstheme="majorBidi"/>
      <w:color w:val="000000" w:themeColor="text1"/>
      <w:lang w:bidi="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5C8A"/>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0463B5"/>
    <w:rPr>
      <w:rFonts w:eastAsiaTheme="majorEastAsia" w:cstheme="majorBidi"/>
      <w:color w:val="000000" w:themeColor="text1"/>
      <w:sz w:val="26"/>
      <w:szCs w:val="26"/>
    </w:rPr>
  </w:style>
  <w:style w:type="paragraph" w:styleId="Titel">
    <w:name w:val="Title"/>
    <w:basedOn w:val="Standard"/>
    <w:next w:val="Standard"/>
    <w:link w:val="TitelZchn"/>
    <w:uiPriority w:val="10"/>
    <w:qFormat/>
    <w:rsid w:val="000463B5"/>
    <w:pPr>
      <w:spacing w:after="0" w:line="240" w:lineRule="auto"/>
    </w:pPr>
    <w:rPr>
      <w:rFonts w:eastAsia="Times New Roman"/>
      <w:spacing w:val="-10"/>
      <w:kern w:val="28"/>
      <w:sz w:val="36"/>
      <w:szCs w:val="56"/>
      <w:lang w:eastAsia="de-DE" w:bidi="en-US"/>
    </w:rPr>
  </w:style>
  <w:style w:type="character" w:customStyle="1" w:styleId="TitelZchn">
    <w:name w:val="Titel Zchn"/>
    <w:link w:val="Titel"/>
    <w:uiPriority w:val="10"/>
    <w:rsid w:val="000463B5"/>
    <w:rPr>
      <w:rFonts w:eastAsia="Times New Roman"/>
      <w:spacing w:val="-10"/>
      <w:kern w:val="28"/>
      <w:sz w:val="36"/>
      <w:szCs w:val="56"/>
      <w:lang w:eastAsia="de-DE" w:bidi="en-US"/>
    </w:rPr>
  </w:style>
  <w:style w:type="character" w:customStyle="1" w:styleId="berschrift3Zchn">
    <w:name w:val="Überschrift 3 Zchn"/>
    <w:link w:val="berschrift3"/>
    <w:uiPriority w:val="9"/>
    <w:rsid w:val="00AB0DDD"/>
    <w:rPr>
      <w:rFonts w:eastAsia="Times New Roman"/>
      <w:bCs/>
      <w:i/>
      <w:lang w:val="en-GB" w:bidi="en-US"/>
    </w:rPr>
  </w:style>
  <w:style w:type="paragraph" w:customStyle="1" w:styleId="Tables">
    <w:name w:val="Tables"/>
    <w:basedOn w:val="Standard"/>
    <w:link w:val="TablesZchn"/>
    <w:qFormat/>
    <w:rsid w:val="000463B5"/>
    <w:pPr>
      <w:spacing w:before="120" w:line="240" w:lineRule="auto"/>
      <w:contextualSpacing w:val="0"/>
      <w:jc w:val="both"/>
    </w:pPr>
    <w:rPr>
      <w:rFonts w:ascii="Arial Narrow" w:hAnsi="Arial Narrow"/>
    </w:rPr>
  </w:style>
  <w:style w:type="character" w:customStyle="1" w:styleId="TablesZchn">
    <w:name w:val="Tables Zchn"/>
    <w:basedOn w:val="Absatz-Standardschriftart"/>
    <w:link w:val="Tables"/>
    <w:rsid w:val="000463B5"/>
    <w:rPr>
      <w:rFonts w:ascii="Arial Narrow" w:hAnsi="Arial Narrow"/>
    </w:rPr>
  </w:style>
  <w:style w:type="paragraph" w:customStyle="1" w:styleId="Standardeinfach">
    <w:name w:val="Standard einfach"/>
    <w:basedOn w:val="Standard"/>
    <w:qFormat/>
    <w:rsid w:val="000463B5"/>
    <w:pPr>
      <w:spacing w:line="240" w:lineRule="auto"/>
      <w:contextualSpacing w:val="0"/>
      <w:jc w:val="both"/>
    </w:pPr>
    <w:rPr>
      <w:rFonts w:eastAsia="Calibri"/>
      <w:szCs w:val="22"/>
    </w:rPr>
  </w:style>
  <w:style w:type="paragraph" w:customStyle="1" w:styleId="Standarddopplelt">
    <w:name w:val="Standard dopplelt"/>
    <w:basedOn w:val="Standard"/>
    <w:next w:val="Standard"/>
    <w:autoRedefine/>
    <w:qFormat/>
    <w:rsid w:val="000463B5"/>
    <w:pPr>
      <w:spacing w:before="100" w:beforeAutospacing="1" w:line="480" w:lineRule="auto"/>
      <w:contextualSpacing w:val="0"/>
    </w:pPr>
    <w:rPr>
      <w:rFonts w:cs="Arial"/>
      <w:color w:val="000000"/>
    </w:rPr>
  </w:style>
  <w:style w:type="paragraph" w:customStyle="1" w:styleId="Abstractheading">
    <w:name w:val="Abstract heading"/>
    <w:basedOn w:val="NurText"/>
    <w:link w:val="AbstractheadingZchn"/>
    <w:qFormat/>
    <w:rsid w:val="000463B5"/>
    <w:pPr>
      <w:spacing w:before="60" w:line="480" w:lineRule="auto"/>
      <w:contextualSpacing w:val="0"/>
      <w:jc w:val="both"/>
    </w:pPr>
    <w:rPr>
      <w:rFonts w:ascii="Times New Roman" w:hAnsi="Times New Roman" w:cs="Times New Roman"/>
      <w:b/>
      <w:bCs/>
      <w:sz w:val="28"/>
      <w:szCs w:val="28"/>
      <w:lang w:bidi="en-US"/>
    </w:rPr>
  </w:style>
  <w:style w:type="character" w:customStyle="1" w:styleId="AbstractheadingZchn">
    <w:name w:val="Abstract heading Zchn"/>
    <w:link w:val="Abstractheading"/>
    <w:rsid w:val="000463B5"/>
    <w:rPr>
      <w:b/>
      <w:bCs/>
      <w:sz w:val="28"/>
      <w:szCs w:val="28"/>
      <w:lang w:val="en-GB" w:bidi="en-US"/>
    </w:rPr>
  </w:style>
  <w:style w:type="paragraph" w:styleId="NurText">
    <w:name w:val="Plain Text"/>
    <w:basedOn w:val="Standard"/>
    <w:link w:val="NurTextZchn"/>
    <w:uiPriority w:val="99"/>
    <w:semiHidden/>
    <w:unhideWhenUsed/>
    <w:rsid w:val="000463B5"/>
    <w:pPr>
      <w:spacing w:after="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0463B5"/>
    <w:rPr>
      <w:rFonts w:ascii="Consolas" w:hAnsi="Consolas" w:cs="Consolas"/>
      <w:sz w:val="21"/>
      <w:szCs w:val="21"/>
    </w:rPr>
  </w:style>
  <w:style w:type="character" w:customStyle="1" w:styleId="berschrift5Zchn">
    <w:name w:val="Überschrift 5 Zchn"/>
    <w:basedOn w:val="Absatz-Standardschriftart"/>
    <w:link w:val="berschrift5"/>
    <w:uiPriority w:val="9"/>
    <w:rsid w:val="000463B5"/>
    <w:rPr>
      <w:rFonts w:eastAsiaTheme="majorEastAsia" w:cstheme="majorBidi"/>
      <w:color w:val="000000" w:themeColor="text1"/>
      <w:lang w:val="en-GB" w:bidi="en-US"/>
    </w:rPr>
  </w:style>
  <w:style w:type="paragraph" w:styleId="Beschriftung">
    <w:name w:val="caption"/>
    <w:basedOn w:val="Standard"/>
    <w:next w:val="Standard"/>
    <w:uiPriority w:val="35"/>
    <w:unhideWhenUsed/>
    <w:qFormat/>
    <w:rsid w:val="00821D9E"/>
    <w:pPr>
      <w:spacing w:after="200" w:line="240" w:lineRule="auto"/>
    </w:pPr>
    <w:rPr>
      <w:i/>
      <w:iCs/>
      <w:sz w:val="18"/>
      <w:szCs w:val="18"/>
    </w:rPr>
  </w:style>
  <w:style w:type="character" w:styleId="Kommentarzeichen">
    <w:name w:val="annotation reference"/>
    <w:basedOn w:val="Absatz-Standardschriftart"/>
    <w:uiPriority w:val="99"/>
    <w:semiHidden/>
    <w:unhideWhenUsed/>
    <w:rsid w:val="0062746A"/>
    <w:rPr>
      <w:sz w:val="16"/>
      <w:szCs w:val="16"/>
    </w:rPr>
  </w:style>
  <w:style w:type="paragraph" w:styleId="Kommentartext">
    <w:name w:val="annotation text"/>
    <w:basedOn w:val="Standard"/>
    <w:link w:val="KommentartextZchn"/>
    <w:uiPriority w:val="99"/>
    <w:semiHidden/>
    <w:unhideWhenUsed/>
    <w:rsid w:val="0062746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746A"/>
    <w:rPr>
      <w:sz w:val="20"/>
      <w:szCs w:val="20"/>
      <w:lang w:val="en-GB"/>
    </w:rPr>
  </w:style>
  <w:style w:type="paragraph" w:styleId="Kommentarthema">
    <w:name w:val="annotation subject"/>
    <w:basedOn w:val="Kommentartext"/>
    <w:next w:val="Kommentartext"/>
    <w:link w:val="KommentarthemaZchn"/>
    <w:uiPriority w:val="99"/>
    <w:semiHidden/>
    <w:unhideWhenUsed/>
    <w:rsid w:val="0062746A"/>
    <w:rPr>
      <w:b/>
      <w:bCs/>
    </w:rPr>
  </w:style>
  <w:style w:type="character" w:customStyle="1" w:styleId="KommentarthemaZchn">
    <w:name w:val="Kommentarthema Zchn"/>
    <w:basedOn w:val="KommentartextZchn"/>
    <w:link w:val="Kommentarthema"/>
    <w:uiPriority w:val="99"/>
    <w:semiHidden/>
    <w:rsid w:val="0062746A"/>
    <w:rPr>
      <w:b/>
      <w:bCs/>
      <w:sz w:val="20"/>
      <w:szCs w:val="20"/>
      <w:lang w:val="en-GB"/>
    </w:rPr>
  </w:style>
  <w:style w:type="paragraph" w:styleId="Sprechblasentext">
    <w:name w:val="Balloon Text"/>
    <w:basedOn w:val="Standard"/>
    <w:link w:val="SprechblasentextZchn"/>
    <w:uiPriority w:val="99"/>
    <w:semiHidden/>
    <w:unhideWhenUsed/>
    <w:rsid w:val="0062746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746A"/>
    <w:rPr>
      <w:rFonts w:ascii="Segoe UI" w:hAnsi="Segoe UI" w:cs="Segoe UI"/>
      <w:sz w:val="18"/>
      <w:szCs w:val="18"/>
      <w:lang w:val="en-GB"/>
    </w:rPr>
  </w:style>
  <w:style w:type="character" w:customStyle="1" w:styleId="berschrift4Zchn">
    <w:name w:val="Überschrift 4 Zchn"/>
    <w:basedOn w:val="Absatz-Standardschriftart"/>
    <w:link w:val="berschrift4"/>
    <w:uiPriority w:val="9"/>
    <w:rsid w:val="0091697C"/>
    <w:rPr>
      <w:rFonts w:eastAsiaTheme="majorEastAsia" w:cstheme="majorBidi"/>
      <w:i/>
      <w:iCs/>
      <w:lang w:val="en-GB"/>
    </w:rPr>
  </w:style>
  <w:style w:type="table" w:styleId="Tabellenraster">
    <w:name w:val="Table Grid"/>
    <w:basedOn w:val="NormaleTabelle"/>
    <w:uiPriority w:val="39"/>
    <w:rsid w:val="00292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982A01"/>
    <w:pPr>
      <w:spacing w:before="100" w:beforeAutospacing="1" w:after="100" w:afterAutospacing="1" w:line="240" w:lineRule="auto"/>
      <w:contextualSpacing w:val="0"/>
    </w:pPr>
    <w:rPr>
      <w:rFonts w:eastAsia="Times New Roman"/>
      <w:lang w:val="de-DE" w:eastAsia="de-DE"/>
    </w:rPr>
  </w:style>
  <w:style w:type="character" w:styleId="Platzhaltertext">
    <w:name w:val="Placeholder Text"/>
    <w:basedOn w:val="Absatz-Standardschriftart"/>
    <w:uiPriority w:val="99"/>
    <w:semiHidden/>
    <w:rsid w:val="000A0E9A"/>
    <w:rPr>
      <w:color w:val="808080"/>
    </w:rPr>
  </w:style>
  <w:style w:type="paragraph" w:styleId="Listenabsatz">
    <w:name w:val="List Paragraph"/>
    <w:basedOn w:val="Standard"/>
    <w:uiPriority w:val="34"/>
    <w:qFormat/>
    <w:rsid w:val="00AB0DD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11916">
      <w:bodyDiv w:val="1"/>
      <w:marLeft w:val="0"/>
      <w:marRight w:val="0"/>
      <w:marTop w:val="0"/>
      <w:marBottom w:val="0"/>
      <w:divBdr>
        <w:top w:val="none" w:sz="0" w:space="0" w:color="auto"/>
        <w:left w:val="none" w:sz="0" w:space="0" w:color="auto"/>
        <w:bottom w:val="none" w:sz="0" w:space="0" w:color="auto"/>
        <w:right w:val="none" w:sz="0" w:space="0" w:color="auto"/>
      </w:divBdr>
    </w:div>
    <w:div w:id="148714587">
      <w:bodyDiv w:val="1"/>
      <w:marLeft w:val="0"/>
      <w:marRight w:val="0"/>
      <w:marTop w:val="0"/>
      <w:marBottom w:val="0"/>
      <w:divBdr>
        <w:top w:val="none" w:sz="0" w:space="0" w:color="auto"/>
        <w:left w:val="none" w:sz="0" w:space="0" w:color="auto"/>
        <w:bottom w:val="none" w:sz="0" w:space="0" w:color="auto"/>
        <w:right w:val="none" w:sz="0" w:space="0" w:color="auto"/>
      </w:divBdr>
    </w:div>
    <w:div w:id="167641831">
      <w:bodyDiv w:val="1"/>
      <w:marLeft w:val="0"/>
      <w:marRight w:val="0"/>
      <w:marTop w:val="0"/>
      <w:marBottom w:val="0"/>
      <w:divBdr>
        <w:top w:val="none" w:sz="0" w:space="0" w:color="auto"/>
        <w:left w:val="none" w:sz="0" w:space="0" w:color="auto"/>
        <w:bottom w:val="none" w:sz="0" w:space="0" w:color="auto"/>
        <w:right w:val="none" w:sz="0" w:space="0" w:color="auto"/>
      </w:divBdr>
    </w:div>
    <w:div w:id="383917086">
      <w:bodyDiv w:val="1"/>
      <w:marLeft w:val="0"/>
      <w:marRight w:val="0"/>
      <w:marTop w:val="0"/>
      <w:marBottom w:val="0"/>
      <w:divBdr>
        <w:top w:val="none" w:sz="0" w:space="0" w:color="auto"/>
        <w:left w:val="none" w:sz="0" w:space="0" w:color="auto"/>
        <w:bottom w:val="none" w:sz="0" w:space="0" w:color="auto"/>
        <w:right w:val="none" w:sz="0" w:space="0" w:color="auto"/>
      </w:divBdr>
    </w:div>
    <w:div w:id="431978454">
      <w:bodyDiv w:val="1"/>
      <w:marLeft w:val="0"/>
      <w:marRight w:val="0"/>
      <w:marTop w:val="0"/>
      <w:marBottom w:val="0"/>
      <w:divBdr>
        <w:top w:val="none" w:sz="0" w:space="0" w:color="auto"/>
        <w:left w:val="none" w:sz="0" w:space="0" w:color="auto"/>
        <w:bottom w:val="none" w:sz="0" w:space="0" w:color="auto"/>
        <w:right w:val="none" w:sz="0" w:space="0" w:color="auto"/>
      </w:divBdr>
    </w:div>
    <w:div w:id="448625731">
      <w:bodyDiv w:val="1"/>
      <w:marLeft w:val="0"/>
      <w:marRight w:val="0"/>
      <w:marTop w:val="0"/>
      <w:marBottom w:val="0"/>
      <w:divBdr>
        <w:top w:val="none" w:sz="0" w:space="0" w:color="auto"/>
        <w:left w:val="none" w:sz="0" w:space="0" w:color="auto"/>
        <w:bottom w:val="none" w:sz="0" w:space="0" w:color="auto"/>
        <w:right w:val="none" w:sz="0" w:space="0" w:color="auto"/>
      </w:divBdr>
    </w:div>
    <w:div w:id="454446628">
      <w:bodyDiv w:val="1"/>
      <w:marLeft w:val="0"/>
      <w:marRight w:val="0"/>
      <w:marTop w:val="0"/>
      <w:marBottom w:val="0"/>
      <w:divBdr>
        <w:top w:val="none" w:sz="0" w:space="0" w:color="auto"/>
        <w:left w:val="none" w:sz="0" w:space="0" w:color="auto"/>
        <w:bottom w:val="none" w:sz="0" w:space="0" w:color="auto"/>
        <w:right w:val="none" w:sz="0" w:space="0" w:color="auto"/>
      </w:divBdr>
    </w:div>
    <w:div w:id="462162466">
      <w:bodyDiv w:val="1"/>
      <w:marLeft w:val="0"/>
      <w:marRight w:val="0"/>
      <w:marTop w:val="0"/>
      <w:marBottom w:val="0"/>
      <w:divBdr>
        <w:top w:val="none" w:sz="0" w:space="0" w:color="auto"/>
        <w:left w:val="none" w:sz="0" w:space="0" w:color="auto"/>
        <w:bottom w:val="none" w:sz="0" w:space="0" w:color="auto"/>
        <w:right w:val="none" w:sz="0" w:space="0" w:color="auto"/>
      </w:divBdr>
    </w:div>
    <w:div w:id="516844147">
      <w:bodyDiv w:val="1"/>
      <w:marLeft w:val="0"/>
      <w:marRight w:val="0"/>
      <w:marTop w:val="0"/>
      <w:marBottom w:val="0"/>
      <w:divBdr>
        <w:top w:val="none" w:sz="0" w:space="0" w:color="auto"/>
        <w:left w:val="none" w:sz="0" w:space="0" w:color="auto"/>
        <w:bottom w:val="none" w:sz="0" w:space="0" w:color="auto"/>
        <w:right w:val="none" w:sz="0" w:space="0" w:color="auto"/>
      </w:divBdr>
    </w:div>
    <w:div w:id="551961634">
      <w:bodyDiv w:val="1"/>
      <w:marLeft w:val="0"/>
      <w:marRight w:val="0"/>
      <w:marTop w:val="0"/>
      <w:marBottom w:val="0"/>
      <w:divBdr>
        <w:top w:val="none" w:sz="0" w:space="0" w:color="auto"/>
        <w:left w:val="none" w:sz="0" w:space="0" w:color="auto"/>
        <w:bottom w:val="none" w:sz="0" w:space="0" w:color="auto"/>
        <w:right w:val="none" w:sz="0" w:space="0" w:color="auto"/>
      </w:divBdr>
    </w:div>
    <w:div w:id="624892026">
      <w:bodyDiv w:val="1"/>
      <w:marLeft w:val="0"/>
      <w:marRight w:val="0"/>
      <w:marTop w:val="0"/>
      <w:marBottom w:val="0"/>
      <w:divBdr>
        <w:top w:val="none" w:sz="0" w:space="0" w:color="auto"/>
        <w:left w:val="none" w:sz="0" w:space="0" w:color="auto"/>
        <w:bottom w:val="none" w:sz="0" w:space="0" w:color="auto"/>
        <w:right w:val="none" w:sz="0" w:space="0" w:color="auto"/>
      </w:divBdr>
    </w:div>
    <w:div w:id="626089850">
      <w:bodyDiv w:val="1"/>
      <w:marLeft w:val="0"/>
      <w:marRight w:val="0"/>
      <w:marTop w:val="0"/>
      <w:marBottom w:val="0"/>
      <w:divBdr>
        <w:top w:val="none" w:sz="0" w:space="0" w:color="auto"/>
        <w:left w:val="none" w:sz="0" w:space="0" w:color="auto"/>
        <w:bottom w:val="none" w:sz="0" w:space="0" w:color="auto"/>
        <w:right w:val="none" w:sz="0" w:space="0" w:color="auto"/>
      </w:divBdr>
    </w:div>
    <w:div w:id="627472833">
      <w:bodyDiv w:val="1"/>
      <w:marLeft w:val="0"/>
      <w:marRight w:val="0"/>
      <w:marTop w:val="0"/>
      <w:marBottom w:val="0"/>
      <w:divBdr>
        <w:top w:val="none" w:sz="0" w:space="0" w:color="auto"/>
        <w:left w:val="none" w:sz="0" w:space="0" w:color="auto"/>
        <w:bottom w:val="none" w:sz="0" w:space="0" w:color="auto"/>
        <w:right w:val="none" w:sz="0" w:space="0" w:color="auto"/>
      </w:divBdr>
    </w:div>
    <w:div w:id="671102088">
      <w:bodyDiv w:val="1"/>
      <w:marLeft w:val="0"/>
      <w:marRight w:val="0"/>
      <w:marTop w:val="0"/>
      <w:marBottom w:val="0"/>
      <w:divBdr>
        <w:top w:val="none" w:sz="0" w:space="0" w:color="auto"/>
        <w:left w:val="none" w:sz="0" w:space="0" w:color="auto"/>
        <w:bottom w:val="none" w:sz="0" w:space="0" w:color="auto"/>
        <w:right w:val="none" w:sz="0" w:space="0" w:color="auto"/>
      </w:divBdr>
    </w:div>
    <w:div w:id="695078886">
      <w:bodyDiv w:val="1"/>
      <w:marLeft w:val="0"/>
      <w:marRight w:val="0"/>
      <w:marTop w:val="0"/>
      <w:marBottom w:val="0"/>
      <w:divBdr>
        <w:top w:val="none" w:sz="0" w:space="0" w:color="auto"/>
        <w:left w:val="none" w:sz="0" w:space="0" w:color="auto"/>
        <w:bottom w:val="none" w:sz="0" w:space="0" w:color="auto"/>
        <w:right w:val="none" w:sz="0" w:space="0" w:color="auto"/>
      </w:divBdr>
    </w:div>
    <w:div w:id="703287568">
      <w:bodyDiv w:val="1"/>
      <w:marLeft w:val="0"/>
      <w:marRight w:val="0"/>
      <w:marTop w:val="0"/>
      <w:marBottom w:val="0"/>
      <w:divBdr>
        <w:top w:val="none" w:sz="0" w:space="0" w:color="auto"/>
        <w:left w:val="none" w:sz="0" w:space="0" w:color="auto"/>
        <w:bottom w:val="none" w:sz="0" w:space="0" w:color="auto"/>
        <w:right w:val="none" w:sz="0" w:space="0" w:color="auto"/>
      </w:divBdr>
    </w:div>
    <w:div w:id="706683767">
      <w:bodyDiv w:val="1"/>
      <w:marLeft w:val="0"/>
      <w:marRight w:val="0"/>
      <w:marTop w:val="0"/>
      <w:marBottom w:val="0"/>
      <w:divBdr>
        <w:top w:val="none" w:sz="0" w:space="0" w:color="auto"/>
        <w:left w:val="none" w:sz="0" w:space="0" w:color="auto"/>
        <w:bottom w:val="none" w:sz="0" w:space="0" w:color="auto"/>
        <w:right w:val="none" w:sz="0" w:space="0" w:color="auto"/>
      </w:divBdr>
    </w:div>
    <w:div w:id="712772786">
      <w:bodyDiv w:val="1"/>
      <w:marLeft w:val="0"/>
      <w:marRight w:val="0"/>
      <w:marTop w:val="0"/>
      <w:marBottom w:val="0"/>
      <w:divBdr>
        <w:top w:val="none" w:sz="0" w:space="0" w:color="auto"/>
        <w:left w:val="none" w:sz="0" w:space="0" w:color="auto"/>
        <w:bottom w:val="none" w:sz="0" w:space="0" w:color="auto"/>
        <w:right w:val="none" w:sz="0" w:space="0" w:color="auto"/>
      </w:divBdr>
    </w:div>
    <w:div w:id="777217340">
      <w:bodyDiv w:val="1"/>
      <w:marLeft w:val="0"/>
      <w:marRight w:val="0"/>
      <w:marTop w:val="0"/>
      <w:marBottom w:val="0"/>
      <w:divBdr>
        <w:top w:val="none" w:sz="0" w:space="0" w:color="auto"/>
        <w:left w:val="none" w:sz="0" w:space="0" w:color="auto"/>
        <w:bottom w:val="none" w:sz="0" w:space="0" w:color="auto"/>
        <w:right w:val="none" w:sz="0" w:space="0" w:color="auto"/>
      </w:divBdr>
    </w:div>
    <w:div w:id="780225385">
      <w:bodyDiv w:val="1"/>
      <w:marLeft w:val="0"/>
      <w:marRight w:val="0"/>
      <w:marTop w:val="0"/>
      <w:marBottom w:val="0"/>
      <w:divBdr>
        <w:top w:val="none" w:sz="0" w:space="0" w:color="auto"/>
        <w:left w:val="none" w:sz="0" w:space="0" w:color="auto"/>
        <w:bottom w:val="none" w:sz="0" w:space="0" w:color="auto"/>
        <w:right w:val="none" w:sz="0" w:space="0" w:color="auto"/>
      </w:divBdr>
    </w:div>
    <w:div w:id="785082140">
      <w:bodyDiv w:val="1"/>
      <w:marLeft w:val="0"/>
      <w:marRight w:val="0"/>
      <w:marTop w:val="0"/>
      <w:marBottom w:val="0"/>
      <w:divBdr>
        <w:top w:val="none" w:sz="0" w:space="0" w:color="auto"/>
        <w:left w:val="none" w:sz="0" w:space="0" w:color="auto"/>
        <w:bottom w:val="none" w:sz="0" w:space="0" w:color="auto"/>
        <w:right w:val="none" w:sz="0" w:space="0" w:color="auto"/>
      </w:divBdr>
    </w:div>
    <w:div w:id="785151898">
      <w:bodyDiv w:val="1"/>
      <w:marLeft w:val="0"/>
      <w:marRight w:val="0"/>
      <w:marTop w:val="0"/>
      <w:marBottom w:val="0"/>
      <w:divBdr>
        <w:top w:val="none" w:sz="0" w:space="0" w:color="auto"/>
        <w:left w:val="none" w:sz="0" w:space="0" w:color="auto"/>
        <w:bottom w:val="none" w:sz="0" w:space="0" w:color="auto"/>
        <w:right w:val="none" w:sz="0" w:space="0" w:color="auto"/>
      </w:divBdr>
    </w:div>
    <w:div w:id="803621274">
      <w:bodyDiv w:val="1"/>
      <w:marLeft w:val="0"/>
      <w:marRight w:val="0"/>
      <w:marTop w:val="0"/>
      <w:marBottom w:val="0"/>
      <w:divBdr>
        <w:top w:val="none" w:sz="0" w:space="0" w:color="auto"/>
        <w:left w:val="none" w:sz="0" w:space="0" w:color="auto"/>
        <w:bottom w:val="none" w:sz="0" w:space="0" w:color="auto"/>
        <w:right w:val="none" w:sz="0" w:space="0" w:color="auto"/>
      </w:divBdr>
    </w:div>
    <w:div w:id="822086634">
      <w:bodyDiv w:val="1"/>
      <w:marLeft w:val="0"/>
      <w:marRight w:val="0"/>
      <w:marTop w:val="0"/>
      <w:marBottom w:val="0"/>
      <w:divBdr>
        <w:top w:val="none" w:sz="0" w:space="0" w:color="auto"/>
        <w:left w:val="none" w:sz="0" w:space="0" w:color="auto"/>
        <w:bottom w:val="none" w:sz="0" w:space="0" w:color="auto"/>
        <w:right w:val="none" w:sz="0" w:space="0" w:color="auto"/>
      </w:divBdr>
      <w:divsChild>
        <w:div w:id="1663465078">
          <w:marLeft w:val="0"/>
          <w:marRight w:val="0"/>
          <w:marTop w:val="0"/>
          <w:marBottom w:val="0"/>
          <w:divBdr>
            <w:top w:val="none" w:sz="0" w:space="0" w:color="auto"/>
            <w:left w:val="none" w:sz="0" w:space="0" w:color="auto"/>
            <w:bottom w:val="none" w:sz="0" w:space="0" w:color="auto"/>
            <w:right w:val="none" w:sz="0" w:space="0" w:color="auto"/>
          </w:divBdr>
          <w:divsChild>
            <w:div w:id="1676572086">
              <w:marLeft w:val="0"/>
              <w:marRight w:val="0"/>
              <w:marTop w:val="0"/>
              <w:marBottom w:val="0"/>
              <w:divBdr>
                <w:top w:val="none" w:sz="0" w:space="0" w:color="auto"/>
                <w:left w:val="none" w:sz="0" w:space="0" w:color="auto"/>
                <w:bottom w:val="none" w:sz="0" w:space="0" w:color="auto"/>
                <w:right w:val="none" w:sz="0" w:space="0" w:color="auto"/>
              </w:divBdr>
              <w:divsChild>
                <w:div w:id="13440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867864">
      <w:bodyDiv w:val="1"/>
      <w:marLeft w:val="0"/>
      <w:marRight w:val="0"/>
      <w:marTop w:val="0"/>
      <w:marBottom w:val="0"/>
      <w:divBdr>
        <w:top w:val="none" w:sz="0" w:space="0" w:color="auto"/>
        <w:left w:val="none" w:sz="0" w:space="0" w:color="auto"/>
        <w:bottom w:val="none" w:sz="0" w:space="0" w:color="auto"/>
        <w:right w:val="none" w:sz="0" w:space="0" w:color="auto"/>
      </w:divBdr>
    </w:div>
    <w:div w:id="921522477">
      <w:bodyDiv w:val="1"/>
      <w:marLeft w:val="0"/>
      <w:marRight w:val="0"/>
      <w:marTop w:val="0"/>
      <w:marBottom w:val="0"/>
      <w:divBdr>
        <w:top w:val="none" w:sz="0" w:space="0" w:color="auto"/>
        <w:left w:val="none" w:sz="0" w:space="0" w:color="auto"/>
        <w:bottom w:val="none" w:sz="0" w:space="0" w:color="auto"/>
        <w:right w:val="none" w:sz="0" w:space="0" w:color="auto"/>
      </w:divBdr>
    </w:div>
    <w:div w:id="921917513">
      <w:bodyDiv w:val="1"/>
      <w:marLeft w:val="0"/>
      <w:marRight w:val="0"/>
      <w:marTop w:val="0"/>
      <w:marBottom w:val="0"/>
      <w:divBdr>
        <w:top w:val="none" w:sz="0" w:space="0" w:color="auto"/>
        <w:left w:val="none" w:sz="0" w:space="0" w:color="auto"/>
        <w:bottom w:val="none" w:sz="0" w:space="0" w:color="auto"/>
        <w:right w:val="none" w:sz="0" w:space="0" w:color="auto"/>
      </w:divBdr>
    </w:div>
    <w:div w:id="951782291">
      <w:bodyDiv w:val="1"/>
      <w:marLeft w:val="0"/>
      <w:marRight w:val="0"/>
      <w:marTop w:val="0"/>
      <w:marBottom w:val="0"/>
      <w:divBdr>
        <w:top w:val="none" w:sz="0" w:space="0" w:color="auto"/>
        <w:left w:val="none" w:sz="0" w:space="0" w:color="auto"/>
        <w:bottom w:val="none" w:sz="0" w:space="0" w:color="auto"/>
        <w:right w:val="none" w:sz="0" w:space="0" w:color="auto"/>
      </w:divBdr>
    </w:div>
    <w:div w:id="1018045453">
      <w:bodyDiv w:val="1"/>
      <w:marLeft w:val="0"/>
      <w:marRight w:val="0"/>
      <w:marTop w:val="0"/>
      <w:marBottom w:val="0"/>
      <w:divBdr>
        <w:top w:val="none" w:sz="0" w:space="0" w:color="auto"/>
        <w:left w:val="none" w:sz="0" w:space="0" w:color="auto"/>
        <w:bottom w:val="none" w:sz="0" w:space="0" w:color="auto"/>
        <w:right w:val="none" w:sz="0" w:space="0" w:color="auto"/>
      </w:divBdr>
    </w:div>
    <w:div w:id="1072044374">
      <w:bodyDiv w:val="1"/>
      <w:marLeft w:val="0"/>
      <w:marRight w:val="0"/>
      <w:marTop w:val="0"/>
      <w:marBottom w:val="0"/>
      <w:divBdr>
        <w:top w:val="none" w:sz="0" w:space="0" w:color="auto"/>
        <w:left w:val="none" w:sz="0" w:space="0" w:color="auto"/>
        <w:bottom w:val="none" w:sz="0" w:space="0" w:color="auto"/>
        <w:right w:val="none" w:sz="0" w:space="0" w:color="auto"/>
      </w:divBdr>
      <w:divsChild>
        <w:div w:id="2109813905">
          <w:marLeft w:val="0"/>
          <w:marRight w:val="0"/>
          <w:marTop w:val="0"/>
          <w:marBottom w:val="0"/>
          <w:divBdr>
            <w:top w:val="none" w:sz="0" w:space="0" w:color="auto"/>
            <w:left w:val="none" w:sz="0" w:space="0" w:color="auto"/>
            <w:bottom w:val="none" w:sz="0" w:space="0" w:color="auto"/>
            <w:right w:val="none" w:sz="0" w:space="0" w:color="auto"/>
          </w:divBdr>
          <w:divsChild>
            <w:div w:id="1663502934">
              <w:marLeft w:val="0"/>
              <w:marRight w:val="0"/>
              <w:marTop w:val="0"/>
              <w:marBottom w:val="0"/>
              <w:divBdr>
                <w:top w:val="none" w:sz="0" w:space="0" w:color="auto"/>
                <w:left w:val="none" w:sz="0" w:space="0" w:color="auto"/>
                <w:bottom w:val="none" w:sz="0" w:space="0" w:color="auto"/>
                <w:right w:val="none" w:sz="0" w:space="0" w:color="auto"/>
              </w:divBdr>
              <w:divsChild>
                <w:div w:id="2285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86764">
      <w:bodyDiv w:val="1"/>
      <w:marLeft w:val="0"/>
      <w:marRight w:val="0"/>
      <w:marTop w:val="0"/>
      <w:marBottom w:val="0"/>
      <w:divBdr>
        <w:top w:val="none" w:sz="0" w:space="0" w:color="auto"/>
        <w:left w:val="none" w:sz="0" w:space="0" w:color="auto"/>
        <w:bottom w:val="none" w:sz="0" w:space="0" w:color="auto"/>
        <w:right w:val="none" w:sz="0" w:space="0" w:color="auto"/>
      </w:divBdr>
    </w:div>
    <w:div w:id="1100250759">
      <w:bodyDiv w:val="1"/>
      <w:marLeft w:val="0"/>
      <w:marRight w:val="0"/>
      <w:marTop w:val="0"/>
      <w:marBottom w:val="0"/>
      <w:divBdr>
        <w:top w:val="none" w:sz="0" w:space="0" w:color="auto"/>
        <w:left w:val="none" w:sz="0" w:space="0" w:color="auto"/>
        <w:bottom w:val="none" w:sz="0" w:space="0" w:color="auto"/>
        <w:right w:val="none" w:sz="0" w:space="0" w:color="auto"/>
      </w:divBdr>
    </w:div>
    <w:div w:id="1150749787">
      <w:bodyDiv w:val="1"/>
      <w:marLeft w:val="0"/>
      <w:marRight w:val="0"/>
      <w:marTop w:val="0"/>
      <w:marBottom w:val="0"/>
      <w:divBdr>
        <w:top w:val="none" w:sz="0" w:space="0" w:color="auto"/>
        <w:left w:val="none" w:sz="0" w:space="0" w:color="auto"/>
        <w:bottom w:val="none" w:sz="0" w:space="0" w:color="auto"/>
        <w:right w:val="none" w:sz="0" w:space="0" w:color="auto"/>
      </w:divBdr>
    </w:div>
    <w:div w:id="1198666291">
      <w:bodyDiv w:val="1"/>
      <w:marLeft w:val="0"/>
      <w:marRight w:val="0"/>
      <w:marTop w:val="0"/>
      <w:marBottom w:val="0"/>
      <w:divBdr>
        <w:top w:val="none" w:sz="0" w:space="0" w:color="auto"/>
        <w:left w:val="none" w:sz="0" w:space="0" w:color="auto"/>
        <w:bottom w:val="none" w:sz="0" w:space="0" w:color="auto"/>
        <w:right w:val="none" w:sz="0" w:space="0" w:color="auto"/>
      </w:divBdr>
    </w:div>
    <w:div w:id="1239753051">
      <w:bodyDiv w:val="1"/>
      <w:marLeft w:val="0"/>
      <w:marRight w:val="0"/>
      <w:marTop w:val="0"/>
      <w:marBottom w:val="0"/>
      <w:divBdr>
        <w:top w:val="none" w:sz="0" w:space="0" w:color="auto"/>
        <w:left w:val="none" w:sz="0" w:space="0" w:color="auto"/>
        <w:bottom w:val="none" w:sz="0" w:space="0" w:color="auto"/>
        <w:right w:val="none" w:sz="0" w:space="0" w:color="auto"/>
      </w:divBdr>
    </w:div>
    <w:div w:id="1273442585">
      <w:bodyDiv w:val="1"/>
      <w:marLeft w:val="0"/>
      <w:marRight w:val="0"/>
      <w:marTop w:val="0"/>
      <w:marBottom w:val="0"/>
      <w:divBdr>
        <w:top w:val="none" w:sz="0" w:space="0" w:color="auto"/>
        <w:left w:val="none" w:sz="0" w:space="0" w:color="auto"/>
        <w:bottom w:val="none" w:sz="0" w:space="0" w:color="auto"/>
        <w:right w:val="none" w:sz="0" w:space="0" w:color="auto"/>
      </w:divBdr>
    </w:div>
    <w:div w:id="1282374858">
      <w:bodyDiv w:val="1"/>
      <w:marLeft w:val="0"/>
      <w:marRight w:val="0"/>
      <w:marTop w:val="0"/>
      <w:marBottom w:val="0"/>
      <w:divBdr>
        <w:top w:val="none" w:sz="0" w:space="0" w:color="auto"/>
        <w:left w:val="none" w:sz="0" w:space="0" w:color="auto"/>
        <w:bottom w:val="none" w:sz="0" w:space="0" w:color="auto"/>
        <w:right w:val="none" w:sz="0" w:space="0" w:color="auto"/>
      </w:divBdr>
    </w:div>
    <w:div w:id="1305237541">
      <w:bodyDiv w:val="1"/>
      <w:marLeft w:val="0"/>
      <w:marRight w:val="0"/>
      <w:marTop w:val="0"/>
      <w:marBottom w:val="0"/>
      <w:divBdr>
        <w:top w:val="none" w:sz="0" w:space="0" w:color="auto"/>
        <w:left w:val="none" w:sz="0" w:space="0" w:color="auto"/>
        <w:bottom w:val="none" w:sz="0" w:space="0" w:color="auto"/>
        <w:right w:val="none" w:sz="0" w:space="0" w:color="auto"/>
      </w:divBdr>
    </w:div>
    <w:div w:id="1399015700">
      <w:bodyDiv w:val="1"/>
      <w:marLeft w:val="0"/>
      <w:marRight w:val="0"/>
      <w:marTop w:val="0"/>
      <w:marBottom w:val="0"/>
      <w:divBdr>
        <w:top w:val="none" w:sz="0" w:space="0" w:color="auto"/>
        <w:left w:val="none" w:sz="0" w:space="0" w:color="auto"/>
        <w:bottom w:val="none" w:sz="0" w:space="0" w:color="auto"/>
        <w:right w:val="none" w:sz="0" w:space="0" w:color="auto"/>
      </w:divBdr>
    </w:div>
    <w:div w:id="1399278759">
      <w:bodyDiv w:val="1"/>
      <w:marLeft w:val="0"/>
      <w:marRight w:val="0"/>
      <w:marTop w:val="0"/>
      <w:marBottom w:val="0"/>
      <w:divBdr>
        <w:top w:val="none" w:sz="0" w:space="0" w:color="auto"/>
        <w:left w:val="none" w:sz="0" w:space="0" w:color="auto"/>
        <w:bottom w:val="none" w:sz="0" w:space="0" w:color="auto"/>
        <w:right w:val="none" w:sz="0" w:space="0" w:color="auto"/>
      </w:divBdr>
    </w:div>
    <w:div w:id="1514607854">
      <w:bodyDiv w:val="1"/>
      <w:marLeft w:val="0"/>
      <w:marRight w:val="0"/>
      <w:marTop w:val="0"/>
      <w:marBottom w:val="0"/>
      <w:divBdr>
        <w:top w:val="none" w:sz="0" w:space="0" w:color="auto"/>
        <w:left w:val="none" w:sz="0" w:space="0" w:color="auto"/>
        <w:bottom w:val="none" w:sz="0" w:space="0" w:color="auto"/>
        <w:right w:val="none" w:sz="0" w:space="0" w:color="auto"/>
      </w:divBdr>
    </w:div>
    <w:div w:id="1518160049">
      <w:bodyDiv w:val="1"/>
      <w:marLeft w:val="0"/>
      <w:marRight w:val="0"/>
      <w:marTop w:val="0"/>
      <w:marBottom w:val="0"/>
      <w:divBdr>
        <w:top w:val="none" w:sz="0" w:space="0" w:color="auto"/>
        <w:left w:val="none" w:sz="0" w:space="0" w:color="auto"/>
        <w:bottom w:val="none" w:sz="0" w:space="0" w:color="auto"/>
        <w:right w:val="none" w:sz="0" w:space="0" w:color="auto"/>
      </w:divBdr>
    </w:div>
    <w:div w:id="1520197190">
      <w:bodyDiv w:val="1"/>
      <w:marLeft w:val="0"/>
      <w:marRight w:val="0"/>
      <w:marTop w:val="0"/>
      <w:marBottom w:val="0"/>
      <w:divBdr>
        <w:top w:val="none" w:sz="0" w:space="0" w:color="auto"/>
        <w:left w:val="none" w:sz="0" w:space="0" w:color="auto"/>
        <w:bottom w:val="none" w:sz="0" w:space="0" w:color="auto"/>
        <w:right w:val="none" w:sz="0" w:space="0" w:color="auto"/>
      </w:divBdr>
    </w:div>
    <w:div w:id="1527018410">
      <w:bodyDiv w:val="1"/>
      <w:marLeft w:val="0"/>
      <w:marRight w:val="0"/>
      <w:marTop w:val="0"/>
      <w:marBottom w:val="0"/>
      <w:divBdr>
        <w:top w:val="none" w:sz="0" w:space="0" w:color="auto"/>
        <w:left w:val="none" w:sz="0" w:space="0" w:color="auto"/>
        <w:bottom w:val="none" w:sz="0" w:space="0" w:color="auto"/>
        <w:right w:val="none" w:sz="0" w:space="0" w:color="auto"/>
      </w:divBdr>
    </w:div>
    <w:div w:id="1581678428">
      <w:bodyDiv w:val="1"/>
      <w:marLeft w:val="0"/>
      <w:marRight w:val="0"/>
      <w:marTop w:val="0"/>
      <w:marBottom w:val="0"/>
      <w:divBdr>
        <w:top w:val="none" w:sz="0" w:space="0" w:color="auto"/>
        <w:left w:val="none" w:sz="0" w:space="0" w:color="auto"/>
        <w:bottom w:val="none" w:sz="0" w:space="0" w:color="auto"/>
        <w:right w:val="none" w:sz="0" w:space="0" w:color="auto"/>
      </w:divBdr>
    </w:div>
    <w:div w:id="1608078935">
      <w:bodyDiv w:val="1"/>
      <w:marLeft w:val="0"/>
      <w:marRight w:val="0"/>
      <w:marTop w:val="0"/>
      <w:marBottom w:val="0"/>
      <w:divBdr>
        <w:top w:val="none" w:sz="0" w:space="0" w:color="auto"/>
        <w:left w:val="none" w:sz="0" w:space="0" w:color="auto"/>
        <w:bottom w:val="none" w:sz="0" w:space="0" w:color="auto"/>
        <w:right w:val="none" w:sz="0" w:space="0" w:color="auto"/>
      </w:divBdr>
    </w:div>
    <w:div w:id="1628202001">
      <w:bodyDiv w:val="1"/>
      <w:marLeft w:val="0"/>
      <w:marRight w:val="0"/>
      <w:marTop w:val="0"/>
      <w:marBottom w:val="0"/>
      <w:divBdr>
        <w:top w:val="none" w:sz="0" w:space="0" w:color="auto"/>
        <w:left w:val="none" w:sz="0" w:space="0" w:color="auto"/>
        <w:bottom w:val="none" w:sz="0" w:space="0" w:color="auto"/>
        <w:right w:val="none" w:sz="0" w:space="0" w:color="auto"/>
      </w:divBdr>
    </w:div>
    <w:div w:id="1688554455">
      <w:bodyDiv w:val="1"/>
      <w:marLeft w:val="0"/>
      <w:marRight w:val="0"/>
      <w:marTop w:val="0"/>
      <w:marBottom w:val="0"/>
      <w:divBdr>
        <w:top w:val="none" w:sz="0" w:space="0" w:color="auto"/>
        <w:left w:val="none" w:sz="0" w:space="0" w:color="auto"/>
        <w:bottom w:val="none" w:sz="0" w:space="0" w:color="auto"/>
        <w:right w:val="none" w:sz="0" w:space="0" w:color="auto"/>
      </w:divBdr>
    </w:div>
    <w:div w:id="1705786148">
      <w:bodyDiv w:val="1"/>
      <w:marLeft w:val="0"/>
      <w:marRight w:val="0"/>
      <w:marTop w:val="0"/>
      <w:marBottom w:val="0"/>
      <w:divBdr>
        <w:top w:val="none" w:sz="0" w:space="0" w:color="auto"/>
        <w:left w:val="none" w:sz="0" w:space="0" w:color="auto"/>
        <w:bottom w:val="none" w:sz="0" w:space="0" w:color="auto"/>
        <w:right w:val="none" w:sz="0" w:space="0" w:color="auto"/>
      </w:divBdr>
    </w:div>
    <w:div w:id="1754546144">
      <w:bodyDiv w:val="1"/>
      <w:marLeft w:val="0"/>
      <w:marRight w:val="0"/>
      <w:marTop w:val="0"/>
      <w:marBottom w:val="0"/>
      <w:divBdr>
        <w:top w:val="none" w:sz="0" w:space="0" w:color="auto"/>
        <w:left w:val="none" w:sz="0" w:space="0" w:color="auto"/>
        <w:bottom w:val="none" w:sz="0" w:space="0" w:color="auto"/>
        <w:right w:val="none" w:sz="0" w:space="0" w:color="auto"/>
      </w:divBdr>
    </w:div>
    <w:div w:id="1832403945">
      <w:bodyDiv w:val="1"/>
      <w:marLeft w:val="0"/>
      <w:marRight w:val="0"/>
      <w:marTop w:val="0"/>
      <w:marBottom w:val="0"/>
      <w:divBdr>
        <w:top w:val="none" w:sz="0" w:space="0" w:color="auto"/>
        <w:left w:val="none" w:sz="0" w:space="0" w:color="auto"/>
        <w:bottom w:val="none" w:sz="0" w:space="0" w:color="auto"/>
        <w:right w:val="none" w:sz="0" w:space="0" w:color="auto"/>
      </w:divBdr>
    </w:div>
    <w:div w:id="1893496900">
      <w:bodyDiv w:val="1"/>
      <w:marLeft w:val="0"/>
      <w:marRight w:val="0"/>
      <w:marTop w:val="0"/>
      <w:marBottom w:val="0"/>
      <w:divBdr>
        <w:top w:val="none" w:sz="0" w:space="0" w:color="auto"/>
        <w:left w:val="none" w:sz="0" w:space="0" w:color="auto"/>
        <w:bottom w:val="none" w:sz="0" w:space="0" w:color="auto"/>
        <w:right w:val="none" w:sz="0" w:space="0" w:color="auto"/>
      </w:divBdr>
    </w:div>
    <w:div w:id="1920171578">
      <w:bodyDiv w:val="1"/>
      <w:marLeft w:val="0"/>
      <w:marRight w:val="0"/>
      <w:marTop w:val="0"/>
      <w:marBottom w:val="0"/>
      <w:divBdr>
        <w:top w:val="none" w:sz="0" w:space="0" w:color="auto"/>
        <w:left w:val="none" w:sz="0" w:space="0" w:color="auto"/>
        <w:bottom w:val="none" w:sz="0" w:space="0" w:color="auto"/>
        <w:right w:val="none" w:sz="0" w:space="0" w:color="auto"/>
      </w:divBdr>
    </w:div>
    <w:div w:id="1948005581">
      <w:bodyDiv w:val="1"/>
      <w:marLeft w:val="0"/>
      <w:marRight w:val="0"/>
      <w:marTop w:val="0"/>
      <w:marBottom w:val="0"/>
      <w:divBdr>
        <w:top w:val="none" w:sz="0" w:space="0" w:color="auto"/>
        <w:left w:val="none" w:sz="0" w:space="0" w:color="auto"/>
        <w:bottom w:val="none" w:sz="0" w:space="0" w:color="auto"/>
        <w:right w:val="none" w:sz="0" w:space="0" w:color="auto"/>
      </w:divBdr>
    </w:div>
    <w:div w:id="1977907358">
      <w:bodyDiv w:val="1"/>
      <w:marLeft w:val="0"/>
      <w:marRight w:val="0"/>
      <w:marTop w:val="0"/>
      <w:marBottom w:val="0"/>
      <w:divBdr>
        <w:top w:val="none" w:sz="0" w:space="0" w:color="auto"/>
        <w:left w:val="none" w:sz="0" w:space="0" w:color="auto"/>
        <w:bottom w:val="none" w:sz="0" w:space="0" w:color="auto"/>
        <w:right w:val="none" w:sz="0" w:space="0" w:color="auto"/>
      </w:divBdr>
    </w:div>
    <w:div w:id="1988970415">
      <w:bodyDiv w:val="1"/>
      <w:marLeft w:val="0"/>
      <w:marRight w:val="0"/>
      <w:marTop w:val="0"/>
      <w:marBottom w:val="0"/>
      <w:divBdr>
        <w:top w:val="none" w:sz="0" w:space="0" w:color="auto"/>
        <w:left w:val="none" w:sz="0" w:space="0" w:color="auto"/>
        <w:bottom w:val="none" w:sz="0" w:space="0" w:color="auto"/>
        <w:right w:val="none" w:sz="0" w:space="0" w:color="auto"/>
      </w:divBdr>
    </w:div>
    <w:div w:id="2110618002">
      <w:bodyDiv w:val="1"/>
      <w:marLeft w:val="0"/>
      <w:marRight w:val="0"/>
      <w:marTop w:val="0"/>
      <w:marBottom w:val="0"/>
      <w:divBdr>
        <w:top w:val="none" w:sz="0" w:space="0" w:color="auto"/>
        <w:left w:val="none" w:sz="0" w:space="0" w:color="auto"/>
        <w:bottom w:val="none" w:sz="0" w:space="0" w:color="auto"/>
        <w:right w:val="none" w:sz="0" w:space="0" w:color="auto"/>
      </w:divBdr>
    </w:div>
    <w:div w:id="213648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image" Target="media/image2.svg"/><Relationship Id="rId19" Type="http://schemas.microsoft.com/office/2016/09/relationships/commentsIds" Target="commentsIds.xml"/><Relationship Id="rId4" Type="http://schemas.openxmlformats.org/officeDocument/2006/relationships/settings" Target="setting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887D-E085-4004-8C18-37F89CA3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5170</Words>
  <Characters>32573</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46</cp:revision>
  <dcterms:created xsi:type="dcterms:W3CDTF">2022-04-05T11:54:00Z</dcterms:created>
  <dcterms:modified xsi:type="dcterms:W3CDTF">2022-05-04T07:23:00Z</dcterms:modified>
</cp:coreProperties>
</file>